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5C7C" w14:textId="77777777" w:rsidR="00E27E70" w:rsidRDefault="00000000">
      <w:pPr>
        <w:spacing w:after="275" w:line="259" w:lineRule="auto"/>
        <w:ind w:left="-5" w:right="2248"/>
      </w:pPr>
      <w:r>
        <w:rPr>
          <w:b/>
          <w:sz w:val="28"/>
        </w:rPr>
        <w:t xml:space="preserve">7) </w:t>
      </w:r>
    </w:p>
    <w:p w14:paraId="3ABBE1C8" w14:textId="77777777" w:rsidR="00E27E70" w:rsidRDefault="00000000">
      <w:pPr>
        <w:spacing w:after="277" w:line="259" w:lineRule="auto"/>
        <w:ind w:left="-5" w:right="2248"/>
      </w:pPr>
      <w:r>
        <w:rPr>
          <w:b/>
          <w:sz w:val="28"/>
        </w:rPr>
        <w:t xml:space="preserve">Aim: </w:t>
      </w:r>
    </w:p>
    <w:p w14:paraId="54D17C3D" w14:textId="77777777" w:rsidR="00E27E70" w:rsidRDefault="00000000">
      <w:pPr>
        <w:spacing w:after="0" w:line="462" w:lineRule="auto"/>
        <w:ind w:left="-5" w:right="2248"/>
      </w:pPr>
      <w:r>
        <w:rPr>
          <w:b/>
          <w:sz w:val="28"/>
        </w:rPr>
        <w:t xml:space="preserve">Basic Spring Boot Application with Spring Data JPA </w:t>
      </w:r>
      <w:r>
        <w:rPr>
          <w:b/>
          <w:sz w:val="28"/>
          <w:u w:val="single" w:color="000000"/>
        </w:rPr>
        <w:t>Description:</w:t>
      </w:r>
      <w:r>
        <w:rPr>
          <w:b/>
          <w:sz w:val="28"/>
        </w:rPr>
        <w:t xml:space="preserve"> </w:t>
      </w:r>
    </w:p>
    <w:p w14:paraId="03980E0D" w14:textId="77777777" w:rsidR="00E27E70" w:rsidRDefault="00000000">
      <w:pPr>
        <w:spacing w:after="298" w:line="259" w:lineRule="auto"/>
        <w:ind w:left="-5" w:right="328"/>
        <w:jc w:val="both"/>
      </w:pPr>
      <w:r>
        <w:t xml:space="preserve">In this experiment, we will create a Spring Boot application that connects to a MySQL database and uses Spring Data JPA to perform basic database operations. The application will allow inserting and retrieving student records through a RESTful API. </w:t>
      </w:r>
    </w:p>
    <w:p w14:paraId="7B5FACAF" w14:textId="77777777" w:rsidR="00E27E70" w:rsidRDefault="00000000">
      <w:pPr>
        <w:numPr>
          <w:ilvl w:val="0"/>
          <w:numId w:val="1"/>
        </w:numPr>
        <w:ind w:right="0" w:hanging="420"/>
      </w:pPr>
      <w:r>
        <w:rPr>
          <w:b/>
        </w:rPr>
        <w:t>Student.java</w:t>
      </w:r>
      <w:r>
        <w:t xml:space="preserve"> – The entity class representing students. </w:t>
      </w:r>
    </w:p>
    <w:p w14:paraId="2070BCF9" w14:textId="77777777" w:rsidR="00E27E70" w:rsidRDefault="00000000">
      <w:pPr>
        <w:numPr>
          <w:ilvl w:val="0"/>
          <w:numId w:val="1"/>
        </w:numPr>
        <w:ind w:right="0" w:hanging="420"/>
      </w:pPr>
      <w:r>
        <w:rPr>
          <w:b/>
        </w:rPr>
        <w:t>StudentRepository.java</w:t>
      </w:r>
      <w:r>
        <w:t xml:space="preserve"> – The JPA repository interface for database operations. </w:t>
      </w:r>
    </w:p>
    <w:p w14:paraId="200E58A0" w14:textId="77777777" w:rsidR="00E27E70" w:rsidRDefault="00000000">
      <w:pPr>
        <w:numPr>
          <w:ilvl w:val="0"/>
          <w:numId w:val="1"/>
        </w:numPr>
        <w:ind w:right="0" w:hanging="420"/>
      </w:pPr>
      <w:r>
        <w:rPr>
          <w:b/>
        </w:rPr>
        <w:t>StudentController.java</w:t>
      </w:r>
      <w:r>
        <w:t xml:space="preserve"> – REST controller for handling HTTP requests. </w:t>
      </w:r>
    </w:p>
    <w:p w14:paraId="616AC67E" w14:textId="77777777" w:rsidR="00E27E70" w:rsidRDefault="00000000">
      <w:pPr>
        <w:numPr>
          <w:ilvl w:val="0"/>
          <w:numId w:val="1"/>
        </w:numPr>
        <w:ind w:right="0" w:hanging="420"/>
      </w:pPr>
      <w:r>
        <w:rPr>
          <w:b/>
        </w:rPr>
        <w:t>StudentApplication.java</w:t>
      </w:r>
      <w:r>
        <w:t xml:space="preserve"> – Main application class for bootstrapping the application. </w:t>
      </w:r>
    </w:p>
    <w:p w14:paraId="584DBDD8" w14:textId="77777777" w:rsidR="00E27E70" w:rsidRDefault="00000000">
      <w:pPr>
        <w:numPr>
          <w:ilvl w:val="0"/>
          <w:numId w:val="1"/>
        </w:numPr>
        <w:ind w:right="0" w:hanging="420"/>
      </w:pPr>
      <w:r>
        <w:rPr>
          <w:b/>
        </w:rPr>
        <w:t>application.properties</w:t>
      </w:r>
      <w:r>
        <w:t xml:space="preserve"> – Configuration file for database and server. </w:t>
      </w:r>
    </w:p>
    <w:p w14:paraId="3978DACA" w14:textId="77777777" w:rsidR="00E27E70" w:rsidRDefault="00000000">
      <w:pPr>
        <w:numPr>
          <w:ilvl w:val="0"/>
          <w:numId w:val="1"/>
        </w:numPr>
        <w:spacing w:after="313"/>
        <w:ind w:right="0" w:hanging="420"/>
      </w:pPr>
      <w:r>
        <w:rPr>
          <w:b/>
        </w:rPr>
        <w:t>pom.xml</w:t>
      </w:r>
      <w:r>
        <w:t xml:space="preserve"> – Maven configuration file for dependencies.</w:t>
      </w:r>
      <w:r>
        <w:rPr>
          <w:b/>
        </w:rPr>
        <w:t xml:space="preserve"> </w:t>
      </w:r>
    </w:p>
    <w:p w14:paraId="6C6E509F" w14:textId="77777777" w:rsidR="00E27E70" w:rsidRDefault="00000000">
      <w:pPr>
        <w:spacing w:after="0" w:line="259" w:lineRule="auto"/>
        <w:ind w:left="-5" w:right="0"/>
      </w:pPr>
      <w:r>
        <w:rPr>
          <w:b/>
          <w:sz w:val="28"/>
          <w:u w:val="single" w:color="000000"/>
        </w:rPr>
        <w:t>Program:</w:t>
      </w:r>
      <w:r>
        <w:rPr>
          <w:b/>
          <w:sz w:val="28"/>
        </w:rPr>
        <w:t xml:space="preserve"> </w:t>
      </w:r>
    </w:p>
    <w:p w14:paraId="5F17CA69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EBD18A7" w14:textId="77777777" w:rsidR="00E27E70" w:rsidRDefault="00000000">
      <w:pPr>
        <w:pStyle w:val="Heading1"/>
        <w:ind w:left="-5"/>
      </w:pPr>
      <w:r>
        <w:t>StudentApplication.java</w:t>
      </w:r>
      <w:r>
        <w:rPr>
          <w:u w:val="none"/>
        </w:rPr>
        <w:t xml:space="preserve"> </w:t>
      </w:r>
    </w:p>
    <w:p w14:paraId="11CE9E93" w14:textId="77777777" w:rsidR="00AB6067" w:rsidRDefault="00000000">
      <w:pPr>
        <w:ind w:left="-5" w:right="2006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17829679" w14:textId="77777777" w:rsidR="00AB6067" w:rsidRDefault="00000000">
      <w:pPr>
        <w:ind w:left="-5" w:right="2006"/>
      </w:pPr>
      <w:r>
        <w:t xml:space="preserve">import org.springframework.boot.CommandLineRunner; </w:t>
      </w:r>
    </w:p>
    <w:p w14:paraId="27EB6A87" w14:textId="77777777" w:rsidR="00AB6067" w:rsidRDefault="00000000">
      <w:pPr>
        <w:ind w:left="-5" w:right="2006"/>
      </w:pPr>
      <w:r>
        <w:t xml:space="preserve">import </w:t>
      </w:r>
      <w:proofErr w:type="spellStart"/>
      <w:r>
        <w:t>org.springframework.boot.SpringApplication</w:t>
      </w:r>
      <w:proofErr w:type="spellEnd"/>
      <w:r>
        <w:t xml:space="preserve">; </w:t>
      </w:r>
    </w:p>
    <w:p w14:paraId="276797D6" w14:textId="24D55A06" w:rsidR="00E27E70" w:rsidRDefault="00000000">
      <w:pPr>
        <w:ind w:left="-5" w:right="2006"/>
      </w:pPr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 xml:space="preserve">; import </w:t>
      </w:r>
      <w:proofErr w:type="spellStart"/>
      <w:r>
        <w:t>org.springframework.context.annotation.Bean</w:t>
      </w:r>
      <w:proofErr w:type="spellEnd"/>
      <w:r>
        <w:t xml:space="preserve">; </w:t>
      </w:r>
    </w:p>
    <w:p w14:paraId="4C38A610" w14:textId="77777777" w:rsidR="00E27E70" w:rsidRDefault="00000000">
      <w:pPr>
        <w:ind w:left="-5" w:right="5753"/>
      </w:pPr>
      <w:r>
        <w:t xml:space="preserve">@SpringBootApplication public class StudentApplication { </w:t>
      </w:r>
    </w:p>
    <w:p w14:paraId="34478BEE" w14:textId="77777777" w:rsidR="00E27E70" w:rsidRDefault="00000000">
      <w:pPr>
        <w:tabs>
          <w:tab w:val="center" w:pos="2585"/>
        </w:tabs>
        <w:spacing w:after="29"/>
        <w:ind w:left="-15" w:right="0" w:firstLine="0"/>
      </w:pPr>
      <w:r>
        <w:t xml:space="preserve"> </w:t>
      </w:r>
      <w:r>
        <w:tab/>
        <w:t xml:space="preserve">public static void main(String[] args) { </w:t>
      </w:r>
    </w:p>
    <w:p w14:paraId="37CFF451" w14:textId="77777777" w:rsidR="00E27E70" w:rsidRDefault="00000000">
      <w:pPr>
        <w:tabs>
          <w:tab w:val="center" w:pos="720"/>
          <w:tab w:val="center" w:pos="409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>SpringApplication.</w:t>
      </w:r>
      <w:r>
        <w:rPr>
          <w:i/>
        </w:rPr>
        <w:t>run</w:t>
      </w:r>
      <w:r>
        <w:t xml:space="preserve">(StudentApplication.class, args); </w:t>
      </w:r>
    </w:p>
    <w:p w14:paraId="3FDC8C83" w14:textId="77777777" w:rsidR="00E27E70" w:rsidRDefault="00000000">
      <w:pPr>
        <w:tabs>
          <w:tab w:val="center" w:pos="778"/>
        </w:tabs>
        <w:spacing w:after="29"/>
        <w:ind w:left="-15" w:right="0" w:firstLine="0"/>
      </w:pPr>
      <w:r>
        <w:t xml:space="preserve"> </w:t>
      </w:r>
      <w:r>
        <w:tab/>
        <w:t xml:space="preserve">} </w:t>
      </w:r>
    </w:p>
    <w:p w14:paraId="0B074334" w14:textId="77777777" w:rsidR="00E27E70" w:rsidRDefault="00000000">
      <w:pPr>
        <w:tabs>
          <w:tab w:val="center" w:pos="1076"/>
        </w:tabs>
        <w:ind w:left="-15" w:right="0" w:firstLine="0"/>
      </w:pPr>
      <w:r>
        <w:t xml:space="preserve"> </w:t>
      </w:r>
      <w:r>
        <w:tab/>
        <w:t xml:space="preserve">@Bean </w:t>
      </w:r>
    </w:p>
    <w:p w14:paraId="181866BC" w14:textId="3416F066" w:rsidR="00AB6067" w:rsidRDefault="00000000">
      <w:pPr>
        <w:ind w:left="-5" w:right="2730"/>
      </w:pPr>
      <w:r>
        <w:t xml:space="preserve">    </w:t>
      </w:r>
      <w:proofErr w:type="spellStart"/>
      <w:r>
        <w:t>CommandLineRunner</w:t>
      </w:r>
      <w:proofErr w:type="spellEnd"/>
      <w:r>
        <w:t xml:space="preserve"> </w:t>
      </w:r>
      <w:proofErr w:type="spellStart"/>
      <w:r>
        <w:t>initDatabase</w:t>
      </w:r>
      <w:proofErr w:type="spellEnd"/>
      <w:r>
        <w:t>(</w:t>
      </w:r>
      <w:proofErr w:type="spellStart"/>
      <w:r>
        <w:t>StudentRepository</w:t>
      </w:r>
      <w:proofErr w:type="spellEnd"/>
      <w:r>
        <w:t xml:space="preserve"> repo) {         </w:t>
      </w:r>
      <w:r w:rsidR="00AB6067">
        <w:t xml:space="preserve">  </w:t>
      </w:r>
      <w:r>
        <w:t xml:space="preserve">return </w:t>
      </w:r>
      <w:proofErr w:type="spellStart"/>
      <w:r>
        <w:t>args</w:t>
      </w:r>
      <w:proofErr w:type="spellEnd"/>
      <w:r>
        <w:t xml:space="preserve"> -&gt; {            </w:t>
      </w:r>
    </w:p>
    <w:p w14:paraId="16B846E2" w14:textId="77777777" w:rsidR="00AB6067" w:rsidRDefault="00000000">
      <w:pPr>
        <w:ind w:left="-5" w:right="2730"/>
      </w:pPr>
      <w:r>
        <w:t xml:space="preserve"> repo.save(new Student(1, "Rakesh kumar"));             repo.save(new Student(2, "Murali"));             </w:t>
      </w:r>
    </w:p>
    <w:p w14:paraId="30A9CB8D" w14:textId="7B2A096B" w:rsidR="00E27E70" w:rsidRDefault="00000000">
      <w:pPr>
        <w:ind w:left="-5" w:right="2730"/>
      </w:pPr>
      <w:proofErr w:type="spellStart"/>
      <w:r>
        <w:t>repo.save</w:t>
      </w:r>
      <w:proofErr w:type="spellEnd"/>
      <w:r>
        <w:t>(new Student(3, "</w:t>
      </w:r>
      <w:proofErr w:type="spellStart"/>
      <w:r>
        <w:t>vamsi</w:t>
      </w:r>
      <w:proofErr w:type="spellEnd"/>
      <w:r>
        <w:t xml:space="preserve">")); </w:t>
      </w:r>
    </w:p>
    <w:p w14:paraId="7CF2B9C2" w14:textId="77777777" w:rsidR="00E27E70" w:rsidRDefault="00000000">
      <w:pPr>
        <w:ind w:left="-5" w:right="0"/>
      </w:pPr>
      <w:r>
        <w:t xml:space="preserve">            System.</w:t>
      </w:r>
      <w:r>
        <w:rPr>
          <w:i/>
        </w:rPr>
        <w:t>out</w:t>
      </w:r>
      <w:r>
        <w:t xml:space="preserve">.println("Students inserted!"); </w:t>
      </w:r>
    </w:p>
    <w:p w14:paraId="06CD4A01" w14:textId="77777777" w:rsidR="00E27E70" w:rsidRDefault="00000000">
      <w:pPr>
        <w:ind w:left="-5" w:right="0"/>
      </w:pPr>
      <w:r>
        <w:t xml:space="preserve">        }; </w:t>
      </w:r>
    </w:p>
    <w:p w14:paraId="77F99A89" w14:textId="77777777" w:rsidR="00AB6067" w:rsidRDefault="00000000" w:rsidP="00AB6067">
      <w:pPr>
        <w:tabs>
          <w:tab w:val="center" w:pos="778"/>
        </w:tabs>
        <w:ind w:left="-15" w:right="0" w:firstLine="0"/>
      </w:pPr>
      <w:r>
        <w:t xml:space="preserve"> } } </w:t>
      </w:r>
    </w:p>
    <w:p w14:paraId="36958AAC" w14:textId="24B968E3" w:rsidR="00E27E70" w:rsidRPr="00AB6067" w:rsidRDefault="00000000" w:rsidP="00AB6067">
      <w:pPr>
        <w:tabs>
          <w:tab w:val="center" w:pos="778"/>
        </w:tabs>
        <w:ind w:left="-15" w:right="0" w:firstLine="0"/>
        <w:rPr>
          <w:b/>
          <w:bCs/>
        </w:rPr>
      </w:pPr>
      <w:r w:rsidRPr="00AB6067">
        <w:rPr>
          <w:b/>
          <w:bCs/>
        </w:rPr>
        <w:lastRenderedPageBreak/>
        <w:t xml:space="preserve">Student.java </w:t>
      </w:r>
    </w:p>
    <w:p w14:paraId="51A2C55B" w14:textId="77777777" w:rsidR="00AB6067" w:rsidRDefault="00000000">
      <w:pPr>
        <w:ind w:left="-5" w:right="5788"/>
      </w:pPr>
      <w:r>
        <w:t xml:space="preserve">package com.example; </w:t>
      </w:r>
    </w:p>
    <w:p w14:paraId="21F5C1CD" w14:textId="3DAA8450" w:rsidR="00E27E70" w:rsidRDefault="00000000">
      <w:pPr>
        <w:ind w:left="-5" w:right="5788"/>
      </w:pPr>
      <w:r>
        <w:t xml:space="preserve">import </w:t>
      </w:r>
      <w:proofErr w:type="spellStart"/>
      <w:r>
        <w:t>jakarta.persistence.Entity</w:t>
      </w:r>
      <w:proofErr w:type="spellEnd"/>
      <w:r>
        <w:t xml:space="preserve">; import </w:t>
      </w:r>
      <w:proofErr w:type="spellStart"/>
      <w:r>
        <w:t>jakarta.persistence.Id</w:t>
      </w:r>
      <w:proofErr w:type="spellEnd"/>
      <w:r>
        <w:t xml:space="preserve">; </w:t>
      </w:r>
    </w:p>
    <w:p w14:paraId="6C189CBA" w14:textId="77777777" w:rsidR="00E27E70" w:rsidRDefault="00000000">
      <w:pPr>
        <w:ind w:left="-5" w:right="6886"/>
      </w:pPr>
      <w:r>
        <w:t xml:space="preserve">@Entity public class Student { </w:t>
      </w:r>
    </w:p>
    <w:p w14:paraId="074181D0" w14:textId="77777777" w:rsidR="00E27E70" w:rsidRDefault="00000000">
      <w:pPr>
        <w:tabs>
          <w:tab w:val="center" w:pos="930"/>
        </w:tabs>
        <w:ind w:left="-15" w:right="0" w:firstLine="0"/>
      </w:pPr>
      <w:r>
        <w:t xml:space="preserve"> </w:t>
      </w:r>
      <w:r>
        <w:tab/>
        <w:t xml:space="preserve">@Id </w:t>
      </w:r>
    </w:p>
    <w:p w14:paraId="771DADF3" w14:textId="77777777" w:rsidR="00E27E70" w:rsidRDefault="00000000">
      <w:pPr>
        <w:ind w:left="-5" w:right="6155"/>
      </w:pPr>
      <w:r>
        <w:t xml:space="preserve">    private int sno;            private String sname;   </w:t>
      </w:r>
    </w:p>
    <w:p w14:paraId="48A7359E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370CB57" w14:textId="77777777" w:rsidR="00AB6067" w:rsidRDefault="00000000">
      <w:pPr>
        <w:ind w:left="-5" w:right="4987"/>
      </w:pPr>
      <w:r>
        <w:t xml:space="preserve">    public Student() {}     </w:t>
      </w:r>
    </w:p>
    <w:p w14:paraId="51C0CF6E" w14:textId="6C7A1B28" w:rsidR="00E27E70" w:rsidRDefault="00000000">
      <w:pPr>
        <w:ind w:left="-5" w:right="4987"/>
      </w:pPr>
      <w:r>
        <w:t xml:space="preserve">public Student(int </w:t>
      </w:r>
      <w:proofErr w:type="spellStart"/>
      <w:r>
        <w:t>sno</w:t>
      </w:r>
      <w:proofErr w:type="spellEnd"/>
      <w:r>
        <w:t xml:space="preserve">, String </w:t>
      </w:r>
      <w:proofErr w:type="spellStart"/>
      <w:r>
        <w:t>sname</w:t>
      </w:r>
      <w:proofErr w:type="spellEnd"/>
      <w:r>
        <w:t xml:space="preserve">) {         this.sno = sno;         this.sname = sname; </w:t>
      </w:r>
    </w:p>
    <w:p w14:paraId="6CE2916A" w14:textId="77777777" w:rsidR="00E27E70" w:rsidRDefault="00000000">
      <w:pPr>
        <w:ind w:left="-5" w:right="0"/>
      </w:pPr>
      <w:r>
        <w:t xml:space="preserve">    } </w:t>
      </w:r>
    </w:p>
    <w:p w14:paraId="4AF18346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495ACF8A" w14:textId="77777777" w:rsidR="00685B0B" w:rsidRDefault="00000000">
      <w:pPr>
        <w:ind w:left="-5" w:right="4343"/>
      </w:pPr>
      <w:r>
        <w:t xml:space="preserve">  public int </w:t>
      </w:r>
      <w:proofErr w:type="spellStart"/>
      <w:r>
        <w:t>getSno</w:t>
      </w:r>
      <w:proofErr w:type="spellEnd"/>
      <w:r>
        <w:t xml:space="preserve">() { </w:t>
      </w:r>
    </w:p>
    <w:p w14:paraId="05168DCC" w14:textId="77777777" w:rsidR="00685B0B" w:rsidRDefault="00000000">
      <w:pPr>
        <w:ind w:left="-5" w:right="4343"/>
      </w:pPr>
      <w:r>
        <w:t xml:space="preserve">return </w:t>
      </w:r>
      <w:proofErr w:type="spellStart"/>
      <w:r>
        <w:t>sno</w:t>
      </w:r>
      <w:proofErr w:type="spellEnd"/>
      <w:r>
        <w:t xml:space="preserve">; </w:t>
      </w:r>
    </w:p>
    <w:p w14:paraId="71370B85" w14:textId="3BD8BEA5" w:rsidR="00685B0B" w:rsidRDefault="00000000">
      <w:pPr>
        <w:ind w:left="-5" w:right="4343"/>
      </w:pPr>
      <w:r>
        <w:t xml:space="preserve">}    </w:t>
      </w:r>
    </w:p>
    <w:p w14:paraId="3C51C466" w14:textId="77777777" w:rsidR="00685B0B" w:rsidRDefault="00000000">
      <w:pPr>
        <w:ind w:left="-5" w:right="4343"/>
      </w:pPr>
      <w:r>
        <w:t xml:space="preserve"> public void setSno(int sno) { </w:t>
      </w:r>
    </w:p>
    <w:p w14:paraId="1820B7F1" w14:textId="77777777" w:rsidR="00685B0B" w:rsidRDefault="00000000">
      <w:pPr>
        <w:ind w:left="-5" w:right="4343"/>
      </w:pPr>
      <w:proofErr w:type="spellStart"/>
      <w:r>
        <w:t>this.sno</w:t>
      </w:r>
      <w:proofErr w:type="spellEnd"/>
      <w:r>
        <w:t xml:space="preserve"> = </w:t>
      </w:r>
      <w:proofErr w:type="spellStart"/>
      <w:r>
        <w:t>sno</w:t>
      </w:r>
      <w:proofErr w:type="spellEnd"/>
      <w:r>
        <w:t xml:space="preserve">; </w:t>
      </w:r>
    </w:p>
    <w:p w14:paraId="5FEA7410" w14:textId="77777777" w:rsidR="00685B0B" w:rsidRDefault="00000000">
      <w:pPr>
        <w:ind w:left="-5" w:right="4343"/>
      </w:pPr>
      <w:r>
        <w:t xml:space="preserve">}     </w:t>
      </w:r>
      <w:r w:rsidR="00685B0B">
        <w:t xml:space="preserve"> </w:t>
      </w:r>
    </w:p>
    <w:p w14:paraId="277A9B8E" w14:textId="77777777" w:rsidR="00685B0B" w:rsidRDefault="00000000">
      <w:pPr>
        <w:ind w:left="-5" w:right="4343"/>
      </w:pPr>
      <w:r>
        <w:t xml:space="preserve">public String </w:t>
      </w:r>
      <w:proofErr w:type="spellStart"/>
      <w:r>
        <w:t>getSname</w:t>
      </w:r>
      <w:proofErr w:type="spellEnd"/>
      <w:r>
        <w:t xml:space="preserve">() { </w:t>
      </w:r>
    </w:p>
    <w:p w14:paraId="2D8994E3" w14:textId="77777777" w:rsidR="00685B0B" w:rsidRDefault="00000000">
      <w:pPr>
        <w:ind w:left="-5" w:right="4343"/>
      </w:pPr>
      <w:r>
        <w:t xml:space="preserve">return </w:t>
      </w:r>
      <w:proofErr w:type="spellStart"/>
      <w:r>
        <w:t>sname</w:t>
      </w:r>
      <w:proofErr w:type="spellEnd"/>
      <w:r>
        <w:t xml:space="preserve">; </w:t>
      </w:r>
    </w:p>
    <w:p w14:paraId="2E45E055" w14:textId="25AE5F45" w:rsidR="00E27E70" w:rsidRDefault="00000000">
      <w:pPr>
        <w:ind w:left="-5" w:right="4343"/>
      </w:pPr>
      <w:r>
        <w:t xml:space="preserve">} </w:t>
      </w:r>
    </w:p>
    <w:p w14:paraId="2CFDD74C" w14:textId="77777777" w:rsidR="00685B0B" w:rsidRDefault="00000000">
      <w:pPr>
        <w:ind w:left="-5" w:right="0"/>
      </w:pPr>
      <w:r>
        <w:t xml:space="preserve"> public void setSname(String sname) { </w:t>
      </w:r>
    </w:p>
    <w:p w14:paraId="2E063C57" w14:textId="77777777" w:rsidR="00685B0B" w:rsidRDefault="00000000">
      <w:pPr>
        <w:ind w:left="-5" w:right="0"/>
      </w:pPr>
      <w:proofErr w:type="spellStart"/>
      <w:r>
        <w:t>this.sname</w:t>
      </w:r>
      <w:proofErr w:type="spellEnd"/>
      <w:r>
        <w:t xml:space="preserve"> = </w:t>
      </w:r>
      <w:proofErr w:type="spellStart"/>
      <w:r>
        <w:t>sname</w:t>
      </w:r>
      <w:proofErr w:type="spellEnd"/>
      <w:r>
        <w:t xml:space="preserve">; </w:t>
      </w:r>
    </w:p>
    <w:p w14:paraId="49BBF6CB" w14:textId="21394B30" w:rsidR="00E27E70" w:rsidRDefault="00000000">
      <w:pPr>
        <w:ind w:left="-5" w:right="0"/>
      </w:pPr>
      <w:r>
        <w:t xml:space="preserve">} </w:t>
      </w:r>
    </w:p>
    <w:p w14:paraId="4AF7A26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91D853C" w14:textId="77777777" w:rsidR="00E27E70" w:rsidRDefault="00000000">
      <w:pPr>
        <w:ind w:left="-5" w:right="0"/>
      </w:pPr>
      <w:r>
        <w:t xml:space="preserve">} </w:t>
      </w:r>
    </w:p>
    <w:p w14:paraId="1C8D1D66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CAD9A48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04C041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0506071" w14:textId="77777777" w:rsidR="00E27E70" w:rsidRDefault="00000000">
      <w:pPr>
        <w:spacing w:after="36" w:line="259" w:lineRule="auto"/>
        <w:ind w:left="0" w:right="0" w:firstLine="0"/>
      </w:pPr>
      <w:r>
        <w:t xml:space="preserve"> </w:t>
      </w:r>
    </w:p>
    <w:p w14:paraId="0690BF4C" w14:textId="77777777" w:rsidR="00E27E70" w:rsidRDefault="00000000">
      <w:pPr>
        <w:pStyle w:val="Heading1"/>
        <w:ind w:left="-5"/>
      </w:pPr>
      <w:r>
        <w:t>application.properties</w:t>
      </w:r>
      <w:r>
        <w:rPr>
          <w:u w:val="none"/>
        </w:rPr>
        <w:t xml:space="preserve"> </w:t>
      </w:r>
    </w:p>
    <w:p w14:paraId="7A077DD4" w14:textId="77777777" w:rsidR="00E27E70" w:rsidRDefault="00000000">
      <w:pPr>
        <w:ind w:left="-5" w:right="3059"/>
      </w:pPr>
      <w:r>
        <w:t xml:space="preserve">spring.application.name=Student server.port= 9652 spring.datasource.url=jdbc:mysql://localhost:3306/bharathidb spring.datasource.username=root spring.datasource.password= password spring.jpa.hibernate.ddl-auto=create-drop spring.jpa.show-sql=true </w:t>
      </w:r>
    </w:p>
    <w:p w14:paraId="0C732934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90054AE" w14:textId="77777777" w:rsidR="00E27E7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CBD782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BB7E51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08DD34B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93B5C1E" w14:textId="77777777" w:rsidR="00E27E70" w:rsidRDefault="00000000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549C15D" w14:textId="77777777" w:rsidR="00E27E70" w:rsidRDefault="00000000">
      <w:pPr>
        <w:pStyle w:val="Heading1"/>
        <w:ind w:left="-5"/>
      </w:pPr>
      <w:r>
        <w:t>StudentController.java</w:t>
      </w:r>
      <w:r>
        <w:rPr>
          <w:u w:val="none"/>
        </w:rPr>
        <w:t xml:space="preserve"> </w:t>
      </w:r>
    </w:p>
    <w:p w14:paraId="4C6B59F5" w14:textId="77777777" w:rsidR="00685B0B" w:rsidRDefault="00000000">
      <w:pPr>
        <w:ind w:left="-5" w:right="2464"/>
      </w:pPr>
      <w:r>
        <w:t xml:space="preserve">package com.example; import java.util.List; </w:t>
      </w:r>
    </w:p>
    <w:p w14:paraId="598BFE27" w14:textId="4045AF85" w:rsidR="00E27E70" w:rsidRDefault="00000000">
      <w:pPr>
        <w:ind w:left="-5" w:right="2464"/>
      </w:pPr>
      <w:r>
        <w:t xml:space="preserve">import </w:t>
      </w:r>
      <w:proofErr w:type="spellStart"/>
      <w:r>
        <w:t>org.springframework.web.bind.annotation.GetMapping</w:t>
      </w:r>
      <w:proofErr w:type="spellEnd"/>
      <w:r>
        <w:t xml:space="preserve">; import </w:t>
      </w:r>
      <w:proofErr w:type="spellStart"/>
      <w:r>
        <w:t>org.springframework.web.bind.annotation.PostMapping</w:t>
      </w:r>
      <w:proofErr w:type="spellEnd"/>
      <w:r>
        <w:t xml:space="preserve">; import org.springframework.web.bind.annotation.RequestBody; import </w:t>
      </w:r>
      <w:r>
        <w:rPr>
          <w:u w:val="single" w:color="000000"/>
        </w:rPr>
        <w:t>org.springframework.web.bind.annotation.RequestMapping</w:t>
      </w:r>
      <w:r>
        <w:t xml:space="preserve">; import org.springframework.web.bind.annotation.RestController; </w:t>
      </w:r>
    </w:p>
    <w:p w14:paraId="6AA1F130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1AEA22A" w14:textId="77777777" w:rsidR="00E27E70" w:rsidRDefault="00000000">
      <w:pPr>
        <w:ind w:left="-5" w:right="0"/>
      </w:pPr>
      <w:r>
        <w:t xml:space="preserve">@RestController </w:t>
      </w:r>
    </w:p>
    <w:p w14:paraId="7EDD0907" w14:textId="77777777" w:rsidR="00685B0B" w:rsidRDefault="00000000">
      <w:pPr>
        <w:ind w:left="-5" w:right="4696"/>
      </w:pPr>
      <w:r>
        <w:t xml:space="preserve">//@RequestMapping("/students") </w:t>
      </w:r>
    </w:p>
    <w:p w14:paraId="04995C74" w14:textId="77777777" w:rsidR="00685B0B" w:rsidRDefault="00000000">
      <w:pPr>
        <w:ind w:left="-5" w:right="4696"/>
      </w:pPr>
      <w:r>
        <w:t xml:space="preserve">public class </w:t>
      </w:r>
      <w:proofErr w:type="spellStart"/>
      <w:r>
        <w:t>StudentController</w:t>
      </w:r>
      <w:proofErr w:type="spellEnd"/>
      <w:r>
        <w:t xml:space="preserve"> {  </w:t>
      </w:r>
      <w:r>
        <w:tab/>
      </w:r>
    </w:p>
    <w:p w14:paraId="03901C66" w14:textId="00B04024" w:rsidR="00E27E70" w:rsidRDefault="00000000">
      <w:pPr>
        <w:ind w:left="-5" w:right="4696"/>
      </w:pPr>
      <w:r>
        <w:t xml:space="preserve">private final </w:t>
      </w:r>
      <w:proofErr w:type="spellStart"/>
      <w:r>
        <w:t>StudentRepository</w:t>
      </w:r>
      <w:proofErr w:type="spellEnd"/>
      <w:r>
        <w:t xml:space="preserve"> repo; </w:t>
      </w:r>
    </w:p>
    <w:p w14:paraId="4A9E2130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F6C07C1" w14:textId="77777777" w:rsidR="00E27E70" w:rsidRDefault="00000000">
      <w:pPr>
        <w:ind w:left="-5" w:right="2860"/>
      </w:pPr>
      <w:r>
        <w:t xml:space="preserve">    public StudentController(StudentRepository repo) {         this.repo = repo; </w:t>
      </w:r>
    </w:p>
    <w:p w14:paraId="5E723E5E" w14:textId="77777777" w:rsidR="00E27E70" w:rsidRDefault="00000000">
      <w:pPr>
        <w:ind w:left="-5" w:right="0"/>
      </w:pPr>
      <w:r>
        <w:t xml:space="preserve">    } </w:t>
      </w:r>
    </w:p>
    <w:p w14:paraId="5FCF9262" w14:textId="77777777" w:rsidR="00E27E70" w:rsidRDefault="00000000">
      <w:pPr>
        <w:ind w:left="-5" w:right="0"/>
      </w:pPr>
      <w:r>
        <w:t xml:space="preserve">    //@RequestMapping("/students") </w:t>
      </w:r>
    </w:p>
    <w:p w14:paraId="66DB782D" w14:textId="77777777" w:rsidR="00685B0B" w:rsidRDefault="00000000">
      <w:pPr>
        <w:ind w:left="-5" w:right="2814"/>
      </w:pPr>
      <w:r>
        <w:t xml:space="preserve">    // Add new student     </w:t>
      </w:r>
    </w:p>
    <w:p w14:paraId="2DE6C16D" w14:textId="77777777" w:rsidR="00685B0B" w:rsidRDefault="00000000">
      <w:pPr>
        <w:ind w:left="-5" w:right="2814"/>
      </w:pPr>
      <w:r>
        <w:t xml:space="preserve">@PostMapping     </w:t>
      </w:r>
    </w:p>
    <w:p w14:paraId="392FAB91" w14:textId="0C9E3F15" w:rsidR="00E27E70" w:rsidRDefault="00000000">
      <w:pPr>
        <w:ind w:left="-5" w:right="2814"/>
      </w:pPr>
      <w:r>
        <w:t xml:space="preserve">public Student </w:t>
      </w:r>
      <w:proofErr w:type="spellStart"/>
      <w:r>
        <w:t>addStudent</w:t>
      </w:r>
      <w:proofErr w:type="spellEnd"/>
      <w:r>
        <w:t xml:space="preserve">(@RequestBody Student student) {         return repo.save(student); </w:t>
      </w:r>
    </w:p>
    <w:p w14:paraId="74D5BE14" w14:textId="77777777" w:rsidR="00E27E70" w:rsidRDefault="00000000">
      <w:pPr>
        <w:ind w:left="-5" w:right="0"/>
      </w:pPr>
      <w:r>
        <w:t xml:space="preserve">    } </w:t>
      </w:r>
    </w:p>
    <w:p w14:paraId="46E9EE64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76B462D" w14:textId="77777777" w:rsidR="00E27E70" w:rsidRDefault="00000000">
      <w:pPr>
        <w:ind w:left="-5" w:right="0"/>
      </w:pPr>
      <w:r>
        <w:t xml:space="preserve">    // Get all students </w:t>
      </w:r>
    </w:p>
    <w:p w14:paraId="2D8A8B50" w14:textId="77777777" w:rsidR="00685B0B" w:rsidRDefault="00000000">
      <w:pPr>
        <w:ind w:left="-5" w:right="4883"/>
      </w:pPr>
      <w:r>
        <w:t xml:space="preserve">    @GetMapping     </w:t>
      </w:r>
    </w:p>
    <w:p w14:paraId="096FE9A5" w14:textId="0897404D" w:rsidR="00E27E70" w:rsidRDefault="00000000">
      <w:pPr>
        <w:ind w:left="-5" w:right="4883"/>
      </w:pPr>
      <w:r>
        <w:t xml:space="preserve">public List&lt;Student&gt; </w:t>
      </w:r>
      <w:proofErr w:type="spellStart"/>
      <w:r>
        <w:t>getAllStudents</w:t>
      </w:r>
      <w:proofErr w:type="spellEnd"/>
      <w:r>
        <w:t xml:space="preserve">() {         return repo.findAll(); </w:t>
      </w:r>
    </w:p>
    <w:p w14:paraId="25630262" w14:textId="77777777" w:rsidR="00E27E70" w:rsidRDefault="00000000">
      <w:pPr>
        <w:ind w:left="-5" w:right="0"/>
      </w:pPr>
      <w:r>
        <w:t xml:space="preserve">    } </w:t>
      </w:r>
    </w:p>
    <w:p w14:paraId="625F4038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B2F7D48" w14:textId="77777777" w:rsidR="00E27E70" w:rsidRDefault="00000000">
      <w:pPr>
        <w:ind w:left="-5" w:right="0"/>
      </w:pPr>
      <w:r>
        <w:t xml:space="preserve">} </w:t>
      </w:r>
    </w:p>
    <w:p w14:paraId="61DFA323" w14:textId="77777777" w:rsidR="00685B0B" w:rsidRDefault="00000000" w:rsidP="00685B0B">
      <w:pPr>
        <w:spacing w:after="0" w:line="259" w:lineRule="auto"/>
        <w:ind w:left="0" w:right="0" w:firstLine="0"/>
      </w:pPr>
      <w:r>
        <w:t xml:space="preserve"> </w:t>
      </w:r>
    </w:p>
    <w:p w14:paraId="65DE67D3" w14:textId="43E9228F" w:rsidR="00E27E70" w:rsidRPr="00685B0B" w:rsidRDefault="00000000" w:rsidP="00685B0B">
      <w:pPr>
        <w:spacing w:after="0" w:line="259" w:lineRule="auto"/>
        <w:ind w:left="0" w:right="0" w:firstLine="0"/>
      </w:pPr>
      <w:r w:rsidRPr="00685B0B">
        <w:rPr>
          <w:b/>
          <w:bCs/>
          <w:sz w:val="28"/>
          <w:szCs w:val="28"/>
        </w:rPr>
        <w:t xml:space="preserve">StudentRepository.java (Interface) </w:t>
      </w:r>
    </w:p>
    <w:p w14:paraId="5EDE78F0" w14:textId="77777777" w:rsidR="00685B0B" w:rsidRDefault="00000000">
      <w:pPr>
        <w:ind w:left="-5" w:right="2923"/>
      </w:pPr>
      <w:r>
        <w:t xml:space="preserve">package com.example; </w:t>
      </w:r>
    </w:p>
    <w:p w14:paraId="1822B005" w14:textId="3C969F56" w:rsidR="00E27E70" w:rsidRDefault="00000000" w:rsidP="00685B0B">
      <w:pPr>
        <w:ind w:left="-5" w:right="2923"/>
      </w:pPr>
      <w:r>
        <w:t xml:space="preserve">import </w:t>
      </w:r>
      <w:proofErr w:type="spellStart"/>
      <w:r>
        <w:t>org.springframework.data.jpa.repository.JpaRepository</w:t>
      </w:r>
      <w:proofErr w:type="spellEnd"/>
      <w:r>
        <w:t xml:space="preserve">; public interface </w:t>
      </w:r>
      <w:proofErr w:type="spellStart"/>
      <w:r>
        <w:t>StudentRepository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&lt;Student, Integer&gt;{ } </w:t>
      </w:r>
    </w:p>
    <w:p w14:paraId="05C76F6F" w14:textId="77777777" w:rsidR="00E27E7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4F0AB0F7" w14:textId="77777777" w:rsidR="00E27E70" w:rsidRDefault="00000000">
      <w:pPr>
        <w:pStyle w:val="Heading1"/>
        <w:spacing w:after="0"/>
        <w:ind w:left="-5"/>
      </w:pPr>
      <w:r>
        <w:t>pom.xml</w:t>
      </w:r>
      <w:r>
        <w:rPr>
          <w:u w:val="none"/>
        </w:rPr>
        <w:t xml:space="preserve"> </w:t>
      </w:r>
    </w:p>
    <w:p w14:paraId="6833E40C" w14:textId="77777777" w:rsidR="00E27E70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9C084EA" w14:textId="77777777" w:rsidR="00E27E70" w:rsidRDefault="00000000">
      <w:pPr>
        <w:ind w:left="-5" w:right="2659"/>
      </w:pPr>
      <w:r>
        <w:t xml:space="preserve">&lt;?xml version="1.0" encoding="UTF-8"?&gt; &lt;project xmlns="http://maven.apache.org/POM/4.0.0" xmlns:xsi="http://www.w3.org/2001/XMLSchema-instance"  </w:t>
      </w:r>
      <w:r>
        <w:tab/>
        <w:t xml:space="preserve">xsi:schemaLocation="http://maven.apache.org/POM/4.0.0 https://maven.apache.org/xsd/maven-4.0.0.xsd"&gt; </w:t>
      </w:r>
    </w:p>
    <w:p w14:paraId="59B7D5B4" w14:textId="77777777" w:rsidR="00E27E70" w:rsidRDefault="00000000">
      <w:pPr>
        <w:tabs>
          <w:tab w:val="center" w:pos="2597"/>
        </w:tabs>
        <w:spacing w:after="29"/>
        <w:ind w:left="-15" w:right="0" w:firstLine="0"/>
      </w:pPr>
      <w:r>
        <w:t xml:space="preserve"> </w:t>
      </w:r>
      <w:r>
        <w:tab/>
        <w:t xml:space="preserve">&lt;modelVersion&gt;4.0.0&lt;/modelVersion&gt; </w:t>
      </w:r>
    </w:p>
    <w:p w14:paraId="7C8E4C47" w14:textId="77777777" w:rsidR="00E27E70" w:rsidRDefault="00000000">
      <w:pPr>
        <w:tabs>
          <w:tab w:val="center" w:pos="1155"/>
        </w:tabs>
        <w:spacing w:after="32"/>
        <w:ind w:left="-15" w:right="0" w:firstLine="0"/>
      </w:pPr>
      <w:r>
        <w:t xml:space="preserve"> </w:t>
      </w:r>
      <w:r>
        <w:tab/>
        <w:t xml:space="preserve">&lt;parent&gt; </w:t>
      </w:r>
    </w:p>
    <w:p w14:paraId="7A114397" w14:textId="77777777" w:rsidR="00E27E70" w:rsidRDefault="00000000">
      <w:pPr>
        <w:tabs>
          <w:tab w:val="center" w:pos="720"/>
          <w:tab w:val="center" w:pos="376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035AE52E" w14:textId="77777777" w:rsidR="00E27E70" w:rsidRDefault="00000000">
      <w:pPr>
        <w:tabs>
          <w:tab w:val="center" w:pos="720"/>
          <w:tab w:val="center" w:pos="3856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&lt;artifactId&gt;spring-boot-starter-parent&lt;/artifactId&gt; </w:t>
      </w:r>
    </w:p>
    <w:p w14:paraId="5116C9C9" w14:textId="77777777" w:rsidR="00E27E70" w:rsidRDefault="00000000">
      <w:pPr>
        <w:tabs>
          <w:tab w:val="center" w:pos="720"/>
          <w:tab w:val="center" w:pos="269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&lt;version&gt;3.5.4&lt;/version&gt; </w:t>
      </w:r>
    </w:p>
    <w:p w14:paraId="72480712" w14:textId="77777777" w:rsidR="00E27E70" w:rsidRDefault="00000000">
      <w:pPr>
        <w:tabs>
          <w:tab w:val="center" w:pos="720"/>
          <w:tab w:val="center" w:pos="4050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&lt;relativePath/&gt; &lt;!-- lookup parent from repository --&gt; </w:t>
      </w:r>
    </w:p>
    <w:p w14:paraId="504442B0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65BF2B3C" w14:textId="77777777" w:rsidR="00E27E70" w:rsidRDefault="00000000">
      <w:pPr>
        <w:tabs>
          <w:tab w:val="center" w:pos="1187"/>
        </w:tabs>
        <w:spacing w:after="29"/>
        <w:ind w:left="-15" w:right="0" w:firstLine="0"/>
      </w:pPr>
      <w:r>
        <w:t xml:space="preserve"> </w:t>
      </w:r>
      <w:r>
        <w:tab/>
        <w:t xml:space="preserve">&lt;/parent&gt; </w:t>
      </w:r>
    </w:p>
    <w:p w14:paraId="71EA79B5" w14:textId="77777777" w:rsidR="00E27E70" w:rsidRDefault="00000000">
      <w:pPr>
        <w:tabs>
          <w:tab w:val="center" w:pos="1990"/>
        </w:tabs>
        <w:spacing w:after="29"/>
        <w:ind w:left="-15" w:right="0" w:firstLine="0"/>
      </w:pPr>
      <w:r>
        <w:t xml:space="preserve"> </w:t>
      </w:r>
      <w:r>
        <w:tab/>
        <w:t xml:space="preserve">&lt;groupId&gt;com&lt;/groupId&gt; </w:t>
      </w:r>
    </w:p>
    <w:p w14:paraId="4B4BF795" w14:textId="77777777" w:rsidR="00E27E70" w:rsidRDefault="00000000">
      <w:pPr>
        <w:tabs>
          <w:tab w:val="center" w:pos="2835"/>
        </w:tabs>
        <w:spacing w:after="29"/>
        <w:ind w:left="-15" w:right="0" w:firstLine="0"/>
      </w:pPr>
      <w:r>
        <w:t xml:space="preserve"> </w:t>
      </w:r>
      <w:r>
        <w:tab/>
        <w:t xml:space="preserve">&lt;artifactId&gt;StudentApplication&lt;/artifactId&gt; </w:t>
      </w:r>
    </w:p>
    <w:p w14:paraId="3C65FF72" w14:textId="77777777" w:rsidR="00E27E70" w:rsidRDefault="00000000">
      <w:pPr>
        <w:tabs>
          <w:tab w:val="center" w:pos="2631"/>
        </w:tabs>
        <w:spacing w:after="29"/>
        <w:ind w:left="-15" w:right="0" w:firstLine="0"/>
      </w:pPr>
      <w:r>
        <w:t xml:space="preserve"> </w:t>
      </w:r>
      <w:r>
        <w:tab/>
        <w:t xml:space="preserve">&lt;version&gt;0.0.1-SNAPSHOT&lt;/version&gt; </w:t>
      </w:r>
    </w:p>
    <w:p w14:paraId="30059CF8" w14:textId="77777777" w:rsidR="00E27E70" w:rsidRDefault="00000000">
      <w:pPr>
        <w:tabs>
          <w:tab w:val="center" w:pos="1910"/>
        </w:tabs>
        <w:spacing w:after="29"/>
        <w:ind w:left="-15" w:right="0" w:firstLine="0"/>
      </w:pPr>
      <w:r>
        <w:t xml:space="preserve"> </w:t>
      </w:r>
      <w:r>
        <w:tab/>
        <w:t xml:space="preserve">&lt;name&gt;Student&lt;/name&gt; </w:t>
      </w:r>
    </w:p>
    <w:p w14:paraId="6263A6CA" w14:textId="77777777" w:rsidR="00E27E70" w:rsidRDefault="00000000">
      <w:pPr>
        <w:tabs>
          <w:tab w:val="center" w:pos="3530"/>
        </w:tabs>
        <w:spacing w:after="32"/>
        <w:ind w:left="-15" w:right="0" w:firstLine="0"/>
      </w:pPr>
      <w:r>
        <w:t xml:space="preserve"> </w:t>
      </w:r>
      <w:r>
        <w:tab/>
        <w:t xml:space="preserve">&lt;description&gt;Demo project for Spring Boot&lt;/description&gt; </w:t>
      </w:r>
    </w:p>
    <w:p w14:paraId="24028547" w14:textId="77777777" w:rsidR="00E27E70" w:rsidRDefault="00000000">
      <w:pPr>
        <w:tabs>
          <w:tab w:val="center" w:pos="1021"/>
        </w:tabs>
        <w:ind w:left="-15" w:right="0" w:firstLine="0"/>
      </w:pPr>
      <w:r>
        <w:t xml:space="preserve"> </w:t>
      </w:r>
      <w:r>
        <w:tab/>
        <w:t xml:space="preserve">&lt;url/&gt; </w:t>
      </w:r>
    </w:p>
    <w:p w14:paraId="0FBFABDE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47312A88" w14:textId="77777777" w:rsidR="00E27E70" w:rsidRDefault="00000000">
      <w:pPr>
        <w:tabs>
          <w:tab w:val="center" w:pos="1234"/>
        </w:tabs>
        <w:spacing w:after="29"/>
        <w:ind w:left="-15" w:right="0" w:firstLine="0"/>
      </w:pPr>
      <w:r>
        <w:t xml:space="preserve"> </w:t>
      </w:r>
      <w:r>
        <w:tab/>
        <w:t xml:space="preserve">&lt;licenses&gt; </w:t>
      </w:r>
    </w:p>
    <w:p w14:paraId="443976CD" w14:textId="77777777" w:rsidR="00E27E70" w:rsidRDefault="00000000">
      <w:pPr>
        <w:tabs>
          <w:tab w:val="center" w:pos="720"/>
          <w:tab w:val="center" w:pos="1940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&lt;license/&gt; </w:t>
      </w:r>
    </w:p>
    <w:p w14:paraId="6B8F76AE" w14:textId="77777777" w:rsidR="00E27E70" w:rsidRDefault="00000000">
      <w:pPr>
        <w:tabs>
          <w:tab w:val="center" w:pos="1267"/>
        </w:tabs>
        <w:spacing w:after="29"/>
        <w:ind w:left="-15" w:right="0" w:firstLine="0"/>
      </w:pPr>
      <w:r>
        <w:t xml:space="preserve"> </w:t>
      </w:r>
      <w:r>
        <w:tab/>
        <w:t xml:space="preserve">&lt;/licenses&gt; </w:t>
      </w:r>
    </w:p>
    <w:p w14:paraId="79C8D3BD" w14:textId="77777777" w:rsidR="00E27E70" w:rsidRDefault="00000000">
      <w:pPr>
        <w:tabs>
          <w:tab w:val="center" w:pos="1375"/>
        </w:tabs>
        <w:spacing w:after="29"/>
        <w:ind w:left="-15" w:right="0" w:firstLine="0"/>
      </w:pPr>
      <w:r>
        <w:t xml:space="preserve"> </w:t>
      </w:r>
      <w:r>
        <w:tab/>
        <w:t xml:space="preserve">&lt;developers&gt; </w:t>
      </w:r>
    </w:p>
    <w:p w14:paraId="286FF478" w14:textId="77777777" w:rsidR="00E27E70" w:rsidRDefault="00000000">
      <w:pPr>
        <w:tabs>
          <w:tab w:val="center" w:pos="720"/>
          <w:tab w:val="center" w:pos="20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&lt;developer/&gt; </w:t>
      </w:r>
    </w:p>
    <w:p w14:paraId="6A026E57" w14:textId="77777777" w:rsidR="00E27E70" w:rsidRDefault="00000000">
      <w:pPr>
        <w:tabs>
          <w:tab w:val="center" w:pos="1408"/>
        </w:tabs>
        <w:ind w:left="-15" w:right="0" w:firstLine="0"/>
      </w:pPr>
      <w:r>
        <w:t xml:space="preserve"> </w:t>
      </w:r>
      <w:r>
        <w:tab/>
        <w:t xml:space="preserve">&lt;/developers&gt; </w:t>
      </w:r>
    </w:p>
    <w:p w14:paraId="7A4FFC22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6988A035" w14:textId="77777777" w:rsidR="00E27E70" w:rsidRDefault="00000000">
      <w:pPr>
        <w:tabs>
          <w:tab w:val="center" w:pos="1048"/>
        </w:tabs>
        <w:spacing w:after="32"/>
        <w:ind w:left="-15" w:right="0" w:firstLine="0"/>
      </w:pPr>
      <w:r>
        <w:t xml:space="preserve"> </w:t>
      </w:r>
      <w:r>
        <w:tab/>
        <w:t xml:space="preserve">&lt;scm&gt; </w:t>
      </w:r>
    </w:p>
    <w:p w14:paraId="3976F4D6" w14:textId="77777777" w:rsidR="00E27E70" w:rsidRDefault="00000000">
      <w:pPr>
        <w:tabs>
          <w:tab w:val="center" w:pos="720"/>
          <w:tab w:val="center" w:pos="2135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&lt;connection/&gt; </w:t>
      </w:r>
    </w:p>
    <w:p w14:paraId="239B7895" w14:textId="77777777" w:rsidR="00E27E70" w:rsidRDefault="00000000">
      <w:pPr>
        <w:tabs>
          <w:tab w:val="center" w:pos="720"/>
          <w:tab w:val="center" w:pos="263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&lt;developerConnection/&gt; </w:t>
      </w:r>
    </w:p>
    <w:p w14:paraId="1E6DA082" w14:textId="77777777" w:rsidR="00E27E70" w:rsidRDefault="00000000">
      <w:pPr>
        <w:tabs>
          <w:tab w:val="center" w:pos="720"/>
          <w:tab w:val="center" w:pos="1755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&lt;tag/&gt; </w:t>
      </w:r>
    </w:p>
    <w:p w14:paraId="6EB34D6D" w14:textId="77777777" w:rsidR="00E27E70" w:rsidRDefault="00000000">
      <w:pPr>
        <w:tabs>
          <w:tab w:val="center" w:pos="720"/>
          <w:tab w:val="center" w:pos="1741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&lt;url/&gt; </w:t>
      </w:r>
    </w:p>
    <w:p w14:paraId="6FAE4342" w14:textId="77777777" w:rsidR="00E27E70" w:rsidRDefault="00000000">
      <w:pPr>
        <w:tabs>
          <w:tab w:val="center" w:pos="1081"/>
        </w:tabs>
        <w:ind w:left="-15" w:right="0" w:firstLine="0"/>
      </w:pPr>
      <w:r>
        <w:t xml:space="preserve"> </w:t>
      </w:r>
      <w:r>
        <w:tab/>
        <w:t xml:space="preserve">&lt;/scm&gt; </w:t>
      </w:r>
    </w:p>
    <w:p w14:paraId="0B573424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2B77F19E" w14:textId="77777777" w:rsidR="00E27E70" w:rsidRDefault="00000000">
      <w:pPr>
        <w:tabs>
          <w:tab w:val="center" w:pos="1335"/>
        </w:tabs>
        <w:spacing w:after="29"/>
        <w:ind w:left="-15" w:right="0" w:firstLine="0"/>
      </w:pPr>
      <w:r>
        <w:t xml:space="preserve"> </w:t>
      </w:r>
      <w:r>
        <w:tab/>
        <w:t xml:space="preserve">&lt;properties&gt; </w:t>
      </w:r>
    </w:p>
    <w:p w14:paraId="337CF824" w14:textId="078ECF42" w:rsidR="00E27E70" w:rsidRDefault="00000000">
      <w:pPr>
        <w:tabs>
          <w:tab w:val="center" w:pos="720"/>
          <w:tab w:val="center" w:pos="3030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java.version</w:t>
      </w:r>
      <w:proofErr w:type="spellEnd"/>
      <w:r>
        <w:t>&gt;</w:t>
      </w:r>
      <w:r w:rsidR="00685B0B">
        <w:t>17</w:t>
      </w:r>
      <w:r>
        <w:t>&lt;/</w:t>
      </w:r>
      <w:proofErr w:type="spellStart"/>
      <w:r>
        <w:t>java.version</w:t>
      </w:r>
      <w:proofErr w:type="spellEnd"/>
      <w:r>
        <w:t xml:space="preserve">&gt; </w:t>
      </w:r>
    </w:p>
    <w:p w14:paraId="5C484A54" w14:textId="77777777" w:rsidR="00E27E70" w:rsidRDefault="00000000">
      <w:pPr>
        <w:tabs>
          <w:tab w:val="center" w:pos="1367"/>
        </w:tabs>
        <w:spacing w:after="29"/>
        <w:ind w:left="-15" w:right="0" w:firstLine="0"/>
      </w:pPr>
      <w:r>
        <w:lastRenderedPageBreak/>
        <w:t xml:space="preserve"> </w:t>
      </w:r>
      <w:r>
        <w:tab/>
        <w:t xml:space="preserve">&lt;/properties&gt; </w:t>
      </w:r>
    </w:p>
    <w:p w14:paraId="5C585CC5" w14:textId="77777777" w:rsidR="00E27E70" w:rsidRDefault="00000000">
      <w:pPr>
        <w:tabs>
          <w:tab w:val="center" w:pos="1500"/>
        </w:tabs>
        <w:spacing w:after="29"/>
        <w:ind w:left="-15" w:right="0" w:firstLine="0"/>
      </w:pPr>
      <w:r>
        <w:t xml:space="preserve"> </w:t>
      </w:r>
      <w:r>
        <w:tab/>
        <w:t xml:space="preserve">&lt;dependencies&gt; </w:t>
      </w:r>
    </w:p>
    <w:p w14:paraId="44EBCCC1" w14:textId="77777777" w:rsidR="00E27E70" w:rsidRDefault="00000000">
      <w:pPr>
        <w:tabs>
          <w:tab w:val="center" w:pos="720"/>
          <w:tab w:val="center" w:pos="2147"/>
        </w:tabs>
        <w:spacing w:after="31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251AE421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13AE7B91" w14:textId="77777777" w:rsidR="00E27E70" w:rsidRDefault="00000000">
      <w:pPr>
        <w:spacing w:after="4" w:line="259" w:lineRule="auto"/>
        <w:ind w:left="0" w:right="1693" w:firstLine="0"/>
        <w:jc w:val="right"/>
      </w:pPr>
      <w:r>
        <w:t xml:space="preserve"> </w:t>
      </w:r>
      <w:r>
        <w:tab/>
        <w:t xml:space="preserve"> </w:t>
      </w:r>
      <w:r>
        <w:tab/>
        <w:t xml:space="preserve">&lt;artifactId&gt;spring-boot-starter-data-jdbc&lt;/artifactId&gt;  </w:t>
      </w:r>
      <w:r>
        <w:tab/>
        <w:t xml:space="preserve"> </w:t>
      </w:r>
      <w:r>
        <w:tab/>
        <w:t xml:space="preserve">&lt;/dependency&gt; </w:t>
      </w:r>
    </w:p>
    <w:p w14:paraId="27C71848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1BFB5B40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14E8589B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309BE82F" w14:textId="77777777" w:rsidR="00E27E70" w:rsidRDefault="00000000">
      <w:pPr>
        <w:tabs>
          <w:tab w:val="center" w:pos="720"/>
          <w:tab w:val="center" w:pos="1440"/>
          <w:tab w:val="center" w:pos="447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&lt;artifactId&gt;spring-boot-starter-web&lt;/artifactId&gt; </w:t>
      </w:r>
    </w:p>
    <w:p w14:paraId="68271D8D" w14:textId="77777777" w:rsidR="00E27E70" w:rsidRDefault="00000000">
      <w:pPr>
        <w:tabs>
          <w:tab w:val="center" w:pos="720"/>
          <w:tab w:val="center" w:pos="2181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3FA59931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4EF2C704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52C9B29A" w14:textId="77777777" w:rsidR="00E27E70" w:rsidRDefault="00000000">
      <w:pPr>
        <w:tabs>
          <w:tab w:val="center" w:pos="720"/>
          <w:tab w:val="center" w:pos="1440"/>
          <w:tab w:val="center" w:pos="3753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&lt;groupId&gt;com.mysql&lt;/groupId&gt; </w:t>
      </w:r>
    </w:p>
    <w:p w14:paraId="1ED5A918" w14:textId="77777777" w:rsidR="00E27E70" w:rsidRDefault="00000000">
      <w:pPr>
        <w:tabs>
          <w:tab w:val="center" w:pos="720"/>
          <w:tab w:val="center" w:pos="1440"/>
          <w:tab w:val="center" w:pos="422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&lt;artifactId&gt;mysql-connector-j&lt;/artifactId&gt; </w:t>
      </w:r>
    </w:p>
    <w:p w14:paraId="05C4CDD2" w14:textId="77777777" w:rsidR="00E27E70" w:rsidRDefault="00000000">
      <w:pPr>
        <w:tabs>
          <w:tab w:val="center" w:pos="720"/>
          <w:tab w:val="center" w:pos="1440"/>
          <w:tab w:val="center" w:pos="3383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&lt;scope&gt;runtime&lt;/scope&gt; </w:t>
      </w:r>
    </w:p>
    <w:p w14:paraId="6A18AB6E" w14:textId="77777777" w:rsidR="00E27E70" w:rsidRDefault="00000000">
      <w:pPr>
        <w:tabs>
          <w:tab w:val="center" w:pos="720"/>
          <w:tab w:val="center" w:pos="2181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4F75995D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6D896F08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4C757579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51288EA1" w14:textId="77777777" w:rsidR="00E27E70" w:rsidRDefault="00000000">
      <w:pPr>
        <w:tabs>
          <w:tab w:val="center" w:pos="720"/>
          <w:tab w:val="center" w:pos="1440"/>
          <w:tab w:val="center" w:pos="4443"/>
        </w:tabs>
        <w:spacing w:after="32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&lt;artifactId&gt;spring-boot-starter-test&lt;/artifactId&gt; </w:t>
      </w:r>
    </w:p>
    <w:p w14:paraId="1BF49101" w14:textId="77777777" w:rsidR="00E27E70" w:rsidRDefault="00000000">
      <w:pPr>
        <w:tabs>
          <w:tab w:val="center" w:pos="720"/>
          <w:tab w:val="center" w:pos="1440"/>
          <w:tab w:val="center" w:pos="317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&lt;scope&gt;test&lt;/scope&gt; </w:t>
      </w:r>
    </w:p>
    <w:p w14:paraId="106B9707" w14:textId="77777777" w:rsidR="00E27E70" w:rsidRDefault="00000000">
      <w:pPr>
        <w:tabs>
          <w:tab w:val="center" w:pos="720"/>
          <w:tab w:val="center" w:pos="2181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0A8D9BD9" w14:textId="77777777" w:rsidR="00E27E70" w:rsidRDefault="00000000">
      <w:pPr>
        <w:ind w:left="-5" w:right="0"/>
      </w:pPr>
      <w:r>
        <w:t xml:space="preserve">  &lt;!-- https://mvnrepository.com/artifact/org.springframework.boot/spring-bootstarter-data-jpa --&gt; </w:t>
      </w:r>
    </w:p>
    <w:p w14:paraId="75A07F10" w14:textId="77777777" w:rsidR="00E27E70" w:rsidRDefault="00000000">
      <w:pPr>
        <w:ind w:left="-5" w:right="0"/>
      </w:pPr>
      <w:r>
        <w:t xml:space="preserve">&lt;dependency&gt; </w:t>
      </w:r>
    </w:p>
    <w:p w14:paraId="29378199" w14:textId="77777777" w:rsidR="00E27E70" w:rsidRDefault="00000000">
      <w:pPr>
        <w:ind w:left="-5" w:right="0"/>
      </w:pPr>
      <w:r>
        <w:t xml:space="preserve">    &lt;groupId&gt;org.springframework.boot&lt;/groupId&gt; </w:t>
      </w:r>
    </w:p>
    <w:p w14:paraId="51739CED" w14:textId="77777777" w:rsidR="00E27E70" w:rsidRDefault="00000000">
      <w:pPr>
        <w:ind w:left="-5" w:right="0"/>
      </w:pPr>
      <w:r>
        <w:t xml:space="preserve">    &lt;artifactId&gt;spring-boot-starter-data-jpa&lt;/artifactId&gt; </w:t>
      </w:r>
    </w:p>
    <w:p w14:paraId="5B5821D6" w14:textId="77777777" w:rsidR="00E27E70" w:rsidRDefault="00000000">
      <w:pPr>
        <w:spacing w:after="0" w:line="259" w:lineRule="auto"/>
        <w:ind w:left="0" w:right="0" w:firstLine="0"/>
      </w:pPr>
      <w:r>
        <w:t xml:space="preserve">    </w:t>
      </w:r>
      <w:r>
        <w:rPr>
          <w:u w:val="single" w:color="000000"/>
        </w:rPr>
        <w:t>&lt;version&gt;3.5.2&lt;/version&gt;</w:t>
      </w:r>
      <w:r>
        <w:t xml:space="preserve"> </w:t>
      </w:r>
    </w:p>
    <w:p w14:paraId="5F17049A" w14:textId="77777777" w:rsidR="00E27E70" w:rsidRDefault="00000000">
      <w:pPr>
        <w:ind w:left="-5" w:right="0"/>
      </w:pPr>
      <w:r>
        <w:t xml:space="preserve">&lt;/dependency&gt; </w:t>
      </w:r>
    </w:p>
    <w:p w14:paraId="11187D70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7390DDF8" w14:textId="77777777" w:rsidR="00E27E70" w:rsidRDefault="00000000">
      <w:pPr>
        <w:tabs>
          <w:tab w:val="center" w:pos="1534"/>
        </w:tabs>
        <w:ind w:left="-15" w:right="0" w:firstLine="0"/>
      </w:pPr>
      <w:r>
        <w:t xml:space="preserve"> </w:t>
      </w:r>
      <w:r>
        <w:tab/>
        <w:t xml:space="preserve">&lt;/dependencies&gt; </w:t>
      </w:r>
    </w:p>
    <w:p w14:paraId="17A05A59" w14:textId="77777777" w:rsidR="00E27E70" w:rsidRDefault="00000000">
      <w:pPr>
        <w:spacing w:after="27" w:line="259" w:lineRule="auto"/>
        <w:ind w:left="0" w:right="0" w:firstLine="0"/>
      </w:pPr>
      <w:r>
        <w:t xml:space="preserve"> </w:t>
      </w:r>
    </w:p>
    <w:p w14:paraId="7DB6C77E" w14:textId="77777777" w:rsidR="00E27E70" w:rsidRDefault="00000000">
      <w:pPr>
        <w:tabs>
          <w:tab w:val="center" w:pos="1102"/>
        </w:tabs>
        <w:spacing w:after="29"/>
        <w:ind w:left="-15" w:right="0" w:firstLine="0"/>
      </w:pPr>
      <w:r>
        <w:t xml:space="preserve"> </w:t>
      </w:r>
      <w:r>
        <w:tab/>
        <w:t xml:space="preserve">&lt;build&gt; </w:t>
      </w:r>
    </w:p>
    <w:p w14:paraId="681031B2" w14:textId="77777777" w:rsidR="00E27E70" w:rsidRDefault="00000000">
      <w:pPr>
        <w:tabs>
          <w:tab w:val="center" w:pos="720"/>
          <w:tab w:val="center" w:pos="1929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&lt;plugins&gt; </w:t>
      </w:r>
    </w:p>
    <w:p w14:paraId="504F5C7E" w14:textId="77777777" w:rsidR="00E27E70" w:rsidRDefault="00000000">
      <w:pPr>
        <w:tabs>
          <w:tab w:val="center" w:pos="720"/>
          <w:tab w:val="center" w:pos="1440"/>
          <w:tab w:val="center" w:pos="2602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&lt;plugin&gt; </w:t>
      </w:r>
    </w:p>
    <w:p w14:paraId="0F9C3E05" w14:textId="77777777" w:rsidR="00E27E70" w:rsidRDefault="00000000">
      <w:pPr>
        <w:tabs>
          <w:tab w:val="center" w:pos="720"/>
          <w:tab w:val="center" w:pos="1440"/>
          <w:tab w:val="center" w:pos="2161"/>
          <w:tab w:val="center" w:pos="520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7803FD09" w14:textId="77777777" w:rsidR="00E27E70" w:rsidRDefault="00000000">
      <w:pPr>
        <w:tabs>
          <w:tab w:val="center" w:pos="720"/>
          <w:tab w:val="center" w:pos="1440"/>
          <w:tab w:val="center" w:pos="2161"/>
          <w:tab w:val="center" w:pos="532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&lt;artifactId&gt;spring-boot-maven-plugin&lt;/artifactId&gt; </w:t>
      </w:r>
    </w:p>
    <w:p w14:paraId="4C0F3D74" w14:textId="77777777" w:rsidR="00E27E70" w:rsidRDefault="00000000">
      <w:pPr>
        <w:tabs>
          <w:tab w:val="center" w:pos="720"/>
          <w:tab w:val="center" w:pos="1440"/>
          <w:tab w:val="center" w:pos="2636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&lt;/plugin&gt; </w:t>
      </w:r>
    </w:p>
    <w:p w14:paraId="2250A44E" w14:textId="77777777" w:rsidR="00685B0B" w:rsidRDefault="00000000" w:rsidP="00685B0B">
      <w:pPr>
        <w:tabs>
          <w:tab w:val="center" w:pos="720"/>
          <w:tab w:val="center" w:pos="1962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&lt;/plugins&gt; &lt;/build&gt; &lt;/project&gt; </w:t>
      </w:r>
    </w:p>
    <w:p w14:paraId="1B9F9E38" w14:textId="2D0134BB" w:rsidR="00E27E70" w:rsidRDefault="00000000" w:rsidP="00685B0B">
      <w:pPr>
        <w:tabs>
          <w:tab w:val="center" w:pos="720"/>
          <w:tab w:val="center" w:pos="1962"/>
        </w:tabs>
        <w:spacing w:after="29"/>
        <w:ind w:left="-15" w:right="0" w:firstLine="0"/>
      </w:pPr>
      <w:r>
        <w:rPr>
          <w:b/>
        </w:rPr>
        <w:lastRenderedPageBreak/>
        <w:t xml:space="preserve">Output: </w:t>
      </w:r>
    </w:p>
    <w:p w14:paraId="558577E6" w14:textId="3FB3CB1C" w:rsidR="00E27E70" w:rsidRDefault="002D6D2D" w:rsidP="002D6D2D">
      <w:pPr>
        <w:spacing w:after="223" w:line="259" w:lineRule="auto"/>
        <w:ind w:left="0" w:right="279" w:firstLine="0"/>
      </w:pPr>
      <w:r w:rsidRPr="002D6D2D">
        <w:rPr>
          <w:noProof/>
        </w:rPr>
        <w:drawing>
          <wp:inline distT="0" distB="0" distL="0" distR="0" wp14:anchorId="3EF72AE5" wp14:editId="2ECDCF32">
            <wp:extent cx="5702935" cy="1709420"/>
            <wp:effectExtent l="0" t="0" r="0" b="5080"/>
            <wp:docPr id="13056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C559D2D" w14:textId="77777777" w:rsidR="00E27E70" w:rsidRDefault="00000000">
      <w:pPr>
        <w:spacing w:after="220" w:line="259" w:lineRule="auto"/>
        <w:ind w:left="0" w:right="0" w:firstLine="0"/>
      </w:pPr>
      <w:r>
        <w:t xml:space="preserve"> </w:t>
      </w:r>
    </w:p>
    <w:p w14:paraId="7B7BB364" w14:textId="441F216C" w:rsidR="00E27E70" w:rsidRDefault="002D6D2D" w:rsidP="002D6D2D">
      <w:pPr>
        <w:spacing w:after="223" w:line="259" w:lineRule="auto"/>
        <w:ind w:left="0" w:right="279" w:firstLine="0"/>
      </w:pPr>
      <w:r w:rsidRPr="002D6D2D">
        <w:rPr>
          <w:noProof/>
        </w:rPr>
        <w:drawing>
          <wp:inline distT="0" distB="0" distL="0" distR="0" wp14:anchorId="6DB80B64" wp14:editId="538F4AD2">
            <wp:extent cx="4671060" cy="2887980"/>
            <wp:effectExtent l="0" t="0" r="0" b="7620"/>
            <wp:docPr id="22242136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136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39E00D5" w14:textId="77777777" w:rsidR="00E27E70" w:rsidRDefault="00000000">
      <w:pPr>
        <w:spacing w:after="278" w:line="259" w:lineRule="auto"/>
        <w:ind w:left="0" w:right="0" w:firstLine="0"/>
      </w:pPr>
      <w:r>
        <w:t xml:space="preserve"> </w:t>
      </w:r>
    </w:p>
    <w:p w14:paraId="6F92CECE" w14:textId="77777777" w:rsidR="00E27E70" w:rsidRDefault="00000000">
      <w:pPr>
        <w:spacing w:after="278" w:line="259" w:lineRule="auto"/>
        <w:ind w:left="0" w:right="0" w:firstLine="0"/>
      </w:pPr>
      <w:r>
        <w:t xml:space="preserve"> </w:t>
      </w:r>
    </w:p>
    <w:p w14:paraId="6E14B676" w14:textId="77777777" w:rsidR="00E27E70" w:rsidRDefault="00000000">
      <w:pPr>
        <w:spacing w:after="276" w:line="259" w:lineRule="auto"/>
        <w:ind w:left="0" w:right="0" w:firstLine="0"/>
      </w:pPr>
      <w:r>
        <w:t xml:space="preserve"> </w:t>
      </w:r>
    </w:p>
    <w:p w14:paraId="2BA8B000" w14:textId="77777777" w:rsidR="00E27E70" w:rsidRDefault="00000000">
      <w:pPr>
        <w:spacing w:after="278" w:line="259" w:lineRule="auto"/>
        <w:ind w:left="0" w:right="0" w:firstLine="0"/>
      </w:pPr>
      <w:r>
        <w:t xml:space="preserve"> </w:t>
      </w:r>
    </w:p>
    <w:p w14:paraId="0174AF78" w14:textId="77777777" w:rsidR="00E27E70" w:rsidRDefault="00000000">
      <w:pPr>
        <w:spacing w:after="278" w:line="259" w:lineRule="auto"/>
        <w:ind w:left="0" w:right="0" w:firstLine="0"/>
      </w:pPr>
      <w:r>
        <w:t xml:space="preserve"> </w:t>
      </w:r>
    </w:p>
    <w:p w14:paraId="747C3C4C" w14:textId="77777777" w:rsidR="00E27E70" w:rsidRDefault="00000000">
      <w:pPr>
        <w:spacing w:after="278" w:line="259" w:lineRule="auto"/>
        <w:ind w:left="0" w:right="0" w:firstLine="0"/>
      </w:pPr>
      <w:r>
        <w:t xml:space="preserve"> </w:t>
      </w:r>
    </w:p>
    <w:p w14:paraId="5D22282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AFBB741" w14:textId="77777777" w:rsidR="00685B0B" w:rsidRDefault="00685B0B">
      <w:pPr>
        <w:spacing w:after="277" w:line="259" w:lineRule="auto"/>
        <w:ind w:left="-5" w:right="2248"/>
        <w:rPr>
          <w:b/>
          <w:sz w:val="28"/>
        </w:rPr>
      </w:pPr>
    </w:p>
    <w:p w14:paraId="026BE90B" w14:textId="0ABC0AEC" w:rsidR="00E27E70" w:rsidRDefault="00000000">
      <w:pPr>
        <w:spacing w:after="277" w:line="259" w:lineRule="auto"/>
        <w:ind w:left="-5" w:right="2248"/>
      </w:pPr>
      <w:r>
        <w:rPr>
          <w:b/>
          <w:sz w:val="28"/>
        </w:rPr>
        <w:lastRenderedPageBreak/>
        <w:t xml:space="preserve">8) </w:t>
      </w:r>
    </w:p>
    <w:p w14:paraId="00D8024C" w14:textId="77777777" w:rsidR="00E27E70" w:rsidRDefault="00000000">
      <w:pPr>
        <w:spacing w:after="275" w:line="259" w:lineRule="auto"/>
        <w:ind w:left="-5" w:right="2248"/>
      </w:pPr>
      <w:r>
        <w:rPr>
          <w:b/>
          <w:sz w:val="28"/>
        </w:rPr>
        <w:t xml:space="preserve">Aim: </w:t>
      </w:r>
    </w:p>
    <w:p w14:paraId="79DCD308" w14:textId="77777777" w:rsidR="00E27E70" w:rsidRDefault="00000000">
      <w:pPr>
        <w:spacing w:after="0" w:line="462" w:lineRule="auto"/>
        <w:ind w:left="-5" w:right="2248"/>
      </w:pPr>
      <w:r>
        <w:rPr>
          <w:b/>
          <w:sz w:val="28"/>
        </w:rPr>
        <w:t xml:space="preserve">Pagination and Sorting in Spring Data JPA </w:t>
      </w:r>
      <w:r>
        <w:rPr>
          <w:b/>
          <w:sz w:val="28"/>
          <w:u w:val="single" w:color="000000"/>
        </w:rPr>
        <w:t>Description:</w:t>
      </w:r>
      <w:r>
        <w:rPr>
          <w:b/>
          <w:sz w:val="28"/>
        </w:rPr>
        <w:t xml:space="preserve"> </w:t>
      </w:r>
    </w:p>
    <w:p w14:paraId="2798DE4D" w14:textId="77777777" w:rsidR="00E27E70" w:rsidRDefault="00000000">
      <w:pPr>
        <w:spacing w:after="317" w:line="259" w:lineRule="auto"/>
        <w:ind w:left="-5" w:right="328"/>
        <w:jc w:val="both"/>
      </w:pPr>
      <w:r>
        <w:t xml:space="preserve">In this experiment, we will create a Spring Boot application that demonstrates how to paginate and sort database records using Spring Data JPA. We will use a Book entity with sample data, a JPA repository interface for database operations, and a REST controller to handle requests. Pagination parameters (page, size) and sorting parameters (sortBy, direction) will be passed via URL query parameters to retrieve data in a paginated and sorted manner. </w:t>
      </w:r>
    </w:p>
    <w:p w14:paraId="2E94F522" w14:textId="77777777" w:rsidR="00E27E70" w:rsidRDefault="00000000">
      <w:pPr>
        <w:spacing w:after="0" w:line="259" w:lineRule="auto"/>
        <w:ind w:left="-5" w:right="2248"/>
      </w:pPr>
      <w:r>
        <w:rPr>
          <w:b/>
          <w:sz w:val="28"/>
        </w:rPr>
        <w:t xml:space="preserve">Program: </w:t>
      </w:r>
    </w:p>
    <w:p w14:paraId="238CE5EE" w14:textId="77777777" w:rsidR="00E27E70" w:rsidRDefault="00000000">
      <w:pPr>
        <w:spacing w:after="36" w:line="259" w:lineRule="auto"/>
        <w:ind w:left="0" w:right="0" w:firstLine="0"/>
      </w:pPr>
      <w:r>
        <w:t xml:space="preserve"> </w:t>
      </w:r>
    </w:p>
    <w:p w14:paraId="6F5DA75C" w14:textId="77777777" w:rsidR="00E27E70" w:rsidRDefault="00000000">
      <w:pPr>
        <w:pStyle w:val="Heading1"/>
        <w:spacing w:after="0"/>
        <w:ind w:left="-5"/>
      </w:pPr>
      <w:r>
        <w:t>application.properties</w:t>
      </w:r>
      <w:r>
        <w:rPr>
          <w:u w:val="none"/>
        </w:rPr>
        <w:t xml:space="preserve"> </w:t>
      </w:r>
    </w:p>
    <w:p w14:paraId="76EA74B2" w14:textId="77777777" w:rsidR="00E27E70" w:rsidRDefault="00000000">
      <w:pPr>
        <w:spacing w:after="0" w:line="259" w:lineRule="auto"/>
        <w:ind w:left="0" w:right="0" w:firstLine="0"/>
      </w:pPr>
      <w:r>
        <w:rPr>
          <w:b/>
          <w:color w:val="0070C0"/>
        </w:rPr>
        <w:t xml:space="preserve"> </w:t>
      </w:r>
    </w:p>
    <w:p w14:paraId="2EE7765F" w14:textId="76F1B0FE" w:rsidR="00685B0B" w:rsidRDefault="00000000">
      <w:pPr>
        <w:ind w:left="-5" w:right="2540"/>
      </w:pPr>
      <w:r>
        <w:t>spring.application.name=Book spring.datasource.url=</w:t>
      </w:r>
      <w:proofErr w:type="spellStart"/>
      <w:r>
        <w:t>jdbc:mysql</w:t>
      </w:r>
      <w:proofErr w:type="spellEnd"/>
      <w:r>
        <w:t xml:space="preserve">://localhost:3306/new </w:t>
      </w:r>
      <w:proofErr w:type="spellStart"/>
      <w:r>
        <w:t>spring.datasource.username</w:t>
      </w:r>
      <w:proofErr w:type="spellEnd"/>
      <w:r>
        <w:t xml:space="preserve">=root </w:t>
      </w:r>
      <w:proofErr w:type="spellStart"/>
      <w:r>
        <w:t>spring.datasource.password</w:t>
      </w:r>
      <w:proofErr w:type="spellEnd"/>
      <w:r>
        <w:t>=</w:t>
      </w:r>
      <w:r w:rsidR="00685B0B">
        <w:t>Satya@123</w:t>
      </w:r>
    </w:p>
    <w:p w14:paraId="3499C5B6" w14:textId="77777777" w:rsidR="00685B0B" w:rsidRDefault="00000000">
      <w:pPr>
        <w:ind w:left="-5" w:right="2540"/>
      </w:pPr>
      <w:proofErr w:type="spellStart"/>
      <w:r>
        <w:t>spring.jpa.hibernate.ddl</w:t>
      </w:r>
      <w:proofErr w:type="spellEnd"/>
      <w:r>
        <w:t xml:space="preserve">-auto=create-drop </w:t>
      </w:r>
    </w:p>
    <w:p w14:paraId="1B8BCFAC" w14:textId="00B4D69C" w:rsidR="00E27E70" w:rsidRDefault="00000000">
      <w:pPr>
        <w:ind w:left="-5" w:right="2540"/>
      </w:pPr>
      <w:proofErr w:type="spellStart"/>
      <w:r>
        <w:t>spring.jpa.show-sql</w:t>
      </w:r>
      <w:proofErr w:type="spellEnd"/>
      <w:r>
        <w:t xml:space="preserve">=true </w:t>
      </w:r>
    </w:p>
    <w:p w14:paraId="5DAAA877" w14:textId="77777777" w:rsidR="00E27E70" w:rsidRDefault="00000000">
      <w:pPr>
        <w:ind w:left="-5" w:right="0"/>
      </w:pPr>
      <w:r>
        <w:t xml:space="preserve">server.port=8846 </w:t>
      </w:r>
    </w:p>
    <w:p w14:paraId="770DB2CC" w14:textId="77777777" w:rsidR="00E27E70" w:rsidRDefault="00000000">
      <w:pPr>
        <w:spacing w:after="36" w:line="259" w:lineRule="auto"/>
        <w:ind w:left="0" w:right="0" w:firstLine="0"/>
      </w:pPr>
      <w:r>
        <w:t xml:space="preserve"> </w:t>
      </w:r>
    </w:p>
    <w:p w14:paraId="63912695" w14:textId="77777777" w:rsidR="00E27E70" w:rsidRDefault="00000000">
      <w:pPr>
        <w:pStyle w:val="Heading1"/>
        <w:spacing w:after="0"/>
        <w:ind w:left="-5"/>
      </w:pPr>
      <w:r>
        <w:t>BookApplication.java</w:t>
      </w:r>
      <w:r>
        <w:rPr>
          <w:u w:val="none"/>
        </w:rPr>
        <w:t xml:space="preserve"> </w:t>
      </w:r>
    </w:p>
    <w:p w14:paraId="52820050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052E343" w14:textId="2DF56B54" w:rsidR="00E27E70" w:rsidRDefault="00000000">
      <w:pPr>
        <w:ind w:left="-5" w:right="0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66E57840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2E4A3E6" w14:textId="77777777" w:rsidR="00685B0B" w:rsidRDefault="00000000">
      <w:pPr>
        <w:ind w:left="-5" w:right="2006"/>
      </w:pPr>
      <w:r>
        <w:t xml:space="preserve">import org.springframework.boot.SpringApplication; </w:t>
      </w:r>
    </w:p>
    <w:p w14:paraId="0C431335" w14:textId="311FFAC8" w:rsidR="00E27E70" w:rsidRDefault="00000000">
      <w:pPr>
        <w:ind w:left="-5" w:right="2006"/>
      </w:pPr>
      <w:r>
        <w:t xml:space="preserve">import </w:t>
      </w:r>
      <w:proofErr w:type="spellStart"/>
      <w:r>
        <w:t>org.springframework.boot.autoconfigure.SpringBootApplication</w:t>
      </w:r>
      <w:proofErr w:type="spellEnd"/>
      <w:r>
        <w:t xml:space="preserve">; </w:t>
      </w:r>
    </w:p>
    <w:p w14:paraId="0444979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677822C" w14:textId="77777777" w:rsidR="00E27E70" w:rsidRDefault="00000000">
      <w:pPr>
        <w:ind w:left="-5" w:right="5859"/>
      </w:pPr>
      <w:r>
        <w:t xml:space="preserve">@SpringBootApplication public class BookApplication { </w:t>
      </w:r>
    </w:p>
    <w:p w14:paraId="41C9AC6C" w14:textId="77777777" w:rsidR="00E27E70" w:rsidRDefault="00000000">
      <w:pPr>
        <w:spacing w:after="33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70E88E49" w14:textId="77777777" w:rsidR="00E27E70" w:rsidRDefault="00000000">
      <w:pPr>
        <w:tabs>
          <w:tab w:val="center" w:pos="2585"/>
        </w:tabs>
        <w:spacing w:after="29"/>
        <w:ind w:left="-15" w:right="0" w:firstLine="0"/>
      </w:pPr>
      <w:r>
        <w:t xml:space="preserve"> </w:t>
      </w:r>
      <w:r>
        <w:tab/>
        <w:t xml:space="preserve">public static void main(String[] args) { </w:t>
      </w:r>
    </w:p>
    <w:p w14:paraId="24A78BAB" w14:textId="77777777" w:rsidR="00E27E70" w:rsidRDefault="00000000">
      <w:pPr>
        <w:tabs>
          <w:tab w:val="center" w:pos="720"/>
          <w:tab w:val="center" w:pos="3984"/>
        </w:tabs>
        <w:spacing w:after="32"/>
        <w:ind w:left="-15" w:right="0" w:firstLine="0"/>
      </w:pPr>
      <w:r>
        <w:t xml:space="preserve"> </w:t>
      </w:r>
      <w:r>
        <w:tab/>
        <w:t xml:space="preserve"> </w:t>
      </w:r>
      <w:r>
        <w:tab/>
        <w:t>SpringApplication.</w:t>
      </w:r>
      <w:r>
        <w:rPr>
          <w:i/>
        </w:rPr>
        <w:t>run</w:t>
      </w:r>
      <w:r>
        <w:t xml:space="preserve">(BookApplication.class, args); </w:t>
      </w:r>
    </w:p>
    <w:p w14:paraId="4AA5F06B" w14:textId="77777777" w:rsidR="00E27E70" w:rsidRDefault="00000000">
      <w:pPr>
        <w:tabs>
          <w:tab w:val="center" w:pos="778"/>
        </w:tabs>
        <w:spacing w:after="29"/>
        <w:ind w:left="-15" w:right="0" w:firstLine="0"/>
      </w:pPr>
      <w:r>
        <w:t xml:space="preserve"> </w:t>
      </w:r>
      <w:r>
        <w:tab/>
        <w:t xml:space="preserve">} </w:t>
      </w:r>
    </w:p>
    <w:p w14:paraId="5B0515C8" w14:textId="77777777" w:rsidR="00E27E70" w:rsidRDefault="00000000">
      <w:pPr>
        <w:spacing w:after="4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6D217C7C" w14:textId="77777777" w:rsidR="00E27E70" w:rsidRDefault="00000000">
      <w:pPr>
        <w:ind w:left="-5" w:right="0"/>
      </w:pPr>
      <w:r>
        <w:t xml:space="preserve">} </w:t>
      </w:r>
    </w:p>
    <w:p w14:paraId="38B1914A" w14:textId="77777777" w:rsidR="00E27E70" w:rsidRDefault="00000000">
      <w:pPr>
        <w:pStyle w:val="Heading1"/>
        <w:spacing w:after="0"/>
        <w:ind w:left="-5"/>
      </w:pPr>
      <w:r>
        <w:lastRenderedPageBreak/>
        <w:t xml:space="preserve">Book.java </w:t>
      </w:r>
      <w:r>
        <w:rPr>
          <w:u w:val="none"/>
        </w:rPr>
        <w:t xml:space="preserve"> </w:t>
      </w:r>
    </w:p>
    <w:p w14:paraId="0F1FA19F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B880D27" w14:textId="7F5C87E0" w:rsidR="00E27E70" w:rsidRDefault="00000000">
      <w:pPr>
        <w:ind w:left="-5" w:right="0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3D6D7A71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A6F27C2" w14:textId="77777777" w:rsidR="00685B0B" w:rsidRDefault="00000000">
      <w:pPr>
        <w:ind w:left="-5" w:right="4835"/>
      </w:pPr>
      <w:r>
        <w:t xml:space="preserve">import jakarta.persistence.Entity; </w:t>
      </w:r>
    </w:p>
    <w:p w14:paraId="2BFF22C2" w14:textId="1BD58C2C" w:rsidR="00E27E70" w:rsidRDefault="00000000">
      <w:pPr>
        <w:ind w:left="-5" w:right="4835"/>
      </w:pPr>
      <w:r>
        <w:t xml:space="preserve">import </w:t>
      </w:r>
      <w:proofErr w:type="spellStart"/>
      <w:r>
        <w:t>jakarta.persistence.GeneratedValue</w:t>
      </w:r>
      <w:proofErr w:type="spellEnd"/>
      <w:r>
        <w:t xml:space="preserve">; import </w:t>
      </w:r>
      <w:proofErr w:type="spellStart"/>
      <w:r>
        <w:t>jakarta.persistence.GenerationType</w:t>
      </w:r>
      <w:proofErr w:type="spellEnd"/>
      <w:r>
        <w:t xml:space="preserve">; import jakarta.persistence.Id; </w:t>
      </w:r>
    </w:p>
    <w:p w14:paraId="75E540E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6F86C68" w14:textId="77777777" w:rsidR="00E27E70" w:rsidRDefault="00000000">
      <w:pPr>
        <w:ind w:left="-5" w:right="7100"/>
      </w:pPr>
      <w:r>
        <w:t xml:space="preserve">@Entity public class Book { </w:t>
      </w:r>
    </w:p>
    <w:p w14:paraId="3363C77F" w14:textId="77777777" w:rsidR="00E27E70" w:rsidRDefault="00000000">
      <w:pPr>
        <w:tabs>
          <w:tab w:val="center" w:pos="930"/>
        </w:tabs>
        <w:ind w:left="-15" w:right="0" w:firstLine="0"/>
      </w:pPr>
      <w:r>
        <w:t xml:space="preserve"> </w:t>
      </w:r>
      <w:r>
        <w:tab/>
        <w:t xml:space="preserve">@Id </w:t>
      </w:r>
    </w:p>
    <w:p w14:paraId="6F604E15" w14:textId="2F7A87DB" w:rsidR="00685B0B" w:rsidRDefault="00000000">
      <w:pPr>
        <w:ind w:left="-5" w:right="3166"/>
      </w:pPr>
      <w:r>
        <w:t xml:space="preserve">    @GeneratedValue(strategy = </w:t>
      </w:r>
      <w:proofErr w:type="spellStart"/>
      <w:r>
        <w:t>GenerationType.</w:t>
      </w:r>
      <w:r>
        <w:rPr>
          <w:i/>
        </w:rPr>
        <w:t>IDENTITY</w:t>
      </w:r>
      <w:proofErr w:type="spellEnd"/>
      <w:r>
        <w:t xml:space="preserve">)     </w:t>
      </w:r>
      <w:r w:rsidR="00685B0B">
        <w:t xml:space="preserve">     </w:t>
      </w:r>
      <w:r>
        <w:t xml:space="preserve">private long id;     </w:t>
      </w:r>
    </w:p>
    <w:p w14:paraId="341A4516" w14:textId="77777777" w:rsidR="00685B0B" w:rsidRDefault="00000000">
      <w:pPr>
        <w:ind w:left="-5" w:right="3166"/>
      </w:pPr>
      <w:r>
        <w:t xml:space="preserve">private String title;     </w:t>
      </w:r>
    </w:p>
    <w:p w14:paraId="15E91467" w14:textId="0ABA9CB3" w:rsidR="00E27E70" w:rsidRDefault="00000000">
      <w:pPr>
        <w:ind w:left="-5" w:right="3166"/>
      </w:pPr>
      <w:r>
        <w:t xml:space="preserve">private String author; </w:t>
      </w:r>
    </w:p>
    <w:p w14:paraId="29C06EEA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66BC306" w14:textId="487CF465" w:rsidR="00E27E70" w:rsidRDefault="00000000">
      <w:pPr>
        <w:ind w:left="-5" w:right="0"/>
      </w:pPr>
      <w:r>
        <w:t xml:space="preserve">public Book() {} </w:t>
      </w:r>
    </w:p>
    <w:p w14:paraId="7F25A9F9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850FB9A" w14:textId="77777777" w:rsidR="00685B0B" w:rsidRDefault="00000000" w:rsidP="00685B0B">
      <w:pPr>
        <w:ind w:right="4828"/>
      </w:pPr>
      <w:r>
        <w:t xml:space="preserve">public Book(String title, String author) {         this.title = title;         </w:t>
      </w:r>
    </w:p>
    <w:p w14:paraId="62F6ABC4" w14:textId="06C03F81" w:rsidR="00E27E70" w:rsidRDefault="00000000" w:rsidP="00685B0B">
      <w:pPr>
        <w:ind w:right="4828"/>
      </w:pPr>
      <w:proofErr w:type="spellStart"/>
      <w:r>
        <w:t>this.author</w:t>
      </w:r>
      <w:proofErr w:type="spellEnd"/>
      <w:r>
        <w:t xml:space="preserve"> = author; </w:t>
      </w:r>
    </w:p>
    <w:p w14:paraId="2C287737" w14:textId="77777777" w:rsidR="00E27E70" w:rsidRDefault="00000000">
      <w:pPr>
        <w:ind w:left="-5" w:right="0"/>
      </w:pPr>
      <w:r>
        <w:t xml:space="preserve">    } </w:t>
      </w:r>
    </w:p>
    <w:p w14:paraId="277239DF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DB55174" w14:textId="77777777" w:rsidR="00685B0B" w:rsidRDefault="00000000">
      <w:pPr>
        <w:ind w:left="-5" w:right="1570"/>
      </w:pPr>
      <w:r>
        <w:t xml:space="preserve">    @Override     public String toString() {         </w:t>
      </w:r>
    </w:p>
    <w:p w14:paraId="6422DF06" w14:textId="6B16D2D5" w:rsidR="00E27E70" w:rsidRDefault="00685B0B">
      <w:pPr>
        <w:ind w:left="-5" w:right="1570"/>
      </w:pPr>
      <w:r>
        <w:t xml:space="preserve">        </w:t>
      </w:r>
      <w:r w:rsidR="00000000">
        <w:t xml:space="preserve">return "Book{id=" + id + ", title='" + title + "', author='" + author + "'}"; </w:t>
      </w:r>
    </w:p>
    <w:p w14:paraId="28D2E02B" w14:textId="77777777" w:rsidR="00E27E70" w:rsidRDefault="00000000">
      <w:pPr>
        <w:ind w:left="-5" w:right="0"/>
      </w:pPr>
      <w:r>
        <w:t xml:space="preserve">    } </w:t>
      </w:r>
    </w:p>
    <w:p w14:paraId="3CEE962E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C382155" w14:textId="77777777" w:rsidR="00685B0B" w:rsidRDefault="00000000">
      <w:pPr>
        <w:ind w:left="-5" w:right="4700"/>
      </w:pPr>
      <w:r>
        <w:t xml:space="preserve">    // getters and setters     </w:t>
      </w:r>
    </w:p>
    <w:p w14:paraId="15917DC1" w14:textId="77777777" w:rsidR="00685B0B" w:rsidRDefault="00000000">
      <w:pPr>
        <w:ind w:left="-5" w:right="4700"/>
      </w:pPr>
      <w:r>
        <w:t xml:space="preserve">public Long </w:t>
      </w:r>
      <w:proofErr w:type="spellStart"/>
      <w:r>
        <w:t>getId</w:t>
      </w:r>
      <w:proofErr w:type="spellEnd"/>
      <w:r>
        <w:t xml:space="preserve">() { </w:t>
      </w:r>
    </w:p>
    <w:p w14:paraId="4326B19B" w14:textId="77777777" w:rsidR="00685B0B" w:rsidRDefault="00000000">
      <w:pPr>
        <w:ind w:left="-5" w:right="4700"/>
      </w:pPr>
      <w:r>
        <w:t xml:space="preserve">return id; </w:t>
      </w:r>
    </w:p>
    <w:p w14:paraId="28C3FC8B" w14:textId="77777777" w:rsidR="00685B0B" w:rsidRDefault="00000000">
      <w:pPr>
        <w:ind w:left="-5" w:right="4700"/>
      </w:pPr>
      <w:r>
        <w:t xml:space="preserve">}     </w:t>
      </w:r>
    </w:p>
    <w:p w14:paraId="290ED558" w14:textId="77777777" w:rsidR="00685B0B" w:rsidRDefault="00000000">
      <w:pPr>
        <w:ind w:left="-5" w:right="4700"/>
      </w:pPr>
      <w:r>
        <w:t xml:space="preserve">public void </w:t>
      </w:r>
      <w:proofErr w:type="spellStart"/>
      <w:r>
        <w:t>setId</w:t>
      </w:r>
      <w:proofErr w:type="spellEnd"/>
      <w:r>
        <w:t>(Long id) {</w:t>
      </w:r>
    </w:p>
    <w:p w14:paraId="694B2D7D" w14:textId="77777777" w:rsidR="00685B0B" w:rsidRDefault="00000000">
      <w:pPr>
        <w:ind w:left="-5" w:right="4700"/>
      </w:pPr>
      <w:r>
        <w:t xml:space="preserve"> this.id = id; </w:t>
      </w:r>
    </w:p>
    <w:p w14:paraId="28044445" w14:textId="391B59A7" w:rsidR="00E27E70" w:rsidRDefault="00000000">
      <w:pPr>
        <w:ind w:left="-5" w:right="4700"/>
      </w:pPr>
      <w:r>
        <w:t xml:space="preserve">} </w:t>
      </w:r>
    </w:p>
    <w:p w14:paraId="46BBD19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E63CB52" w14:textId="77777777" w:rsidR="00E27E70" w:rsidRDefault="00000000">
      <w:pPr>
        <w:ind w:left="-5" w:right="0"/>
      </w:pPr>
      <w:r>
        <w:t xml:space="preserve">    public String getTitle() { return title; } </w:t>
      </w:r>
    </w:p>
    <w:p w14:paraId="457BD73D" w14:textId="77777777" w:rsidR="00E27E70" w:rsidRDefault="00000000">
      <w:pPr>
        <w:ind w:left="-5" w:right="0"/>
      </w:pPr>
      <w:r>
        <w:t xml:space="preserve">    public void setTitle(String title) { this.title = title; } </w:t>
      </w:r>
    </w:p>
    <w:p w14:paraId="3AFD1FD1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E271010" w14:textId="77777777" w:rsidR="00685B0B" w:rsidRDefault="00000000" w:rsidP="00685B0B">
      <w:pPr>
        <w:ind w:left="-5" w:right="2867"/>
      </w:pPr>
      <w:r>
        <w:t xml:space="preserve">    public String getAuthor() { return author; }     public void setAuthor(String author) { this.author = author; </w:t>
      </w:r>
    </w:p>
    <w:p w14:paraId="4385CDDF" w14:textId="16983B99" w:rsidR="00685B0B" w:rsidRDefault="00000000" w:rsidP="00685B0B">
      <w:pPr>
        <w:ind w:left="-5" w:right="2867"/>
      </w:pPr>
      <w:r>
        <w:t xml:space="preserve">} </w:t>
      </w:r>
      <w:r w:rsidR="00685B0B">
        <w:t>}</w:t>
      </w:r>
    </w:p>
    <w:p w14:paraId="2DE14CE4" w14:textId="77777777" w:rsidR="00784447" w:rsidRDefault="00000000" w:rsidP="00685B0B">
      <w:pPr>
        <w:ind w:left="-5" w:right="2867"/>
        <w:rPr>
          <w:b/>
          <w:sz w:val="28"/>
        </w:rPr>
      </w:pPr>
      <w:proofErr w:type="spellStart"/>
      <w:r>
        <w:rPr>
          <w:b/>
          <w:sz w:val="28"/>
          <w:u w:val="single" w:color="000000"/>
        </w:rPr>
        <w:lastRenderedPageBreak/>
        <w:t>BookRepository</w:t>
      </w:r>
      <w:proofErr w:type="spellEnd"/>
      <w:r>
        <w:rPr>
          <w:b/>
          <w:sz w:val="28"/>
          <w:u w:val="single" w:color="000000"/>
        </w:rPr>
        <w:t xml:space="preserve"> (Interface)</w:t>
      </w:r>
      <w:r>
        <w:rPr>
          <w:b/>
          <w:sz w:val="28"/>
        </w:rPr>
        <w:t xml:space="preserve"> </w:t>
      </w:r>
    </w:p>
    <w:p w14:paraId="6B774AE0" w14:textId="12DADD13" w:rsidR="00784447" w:rsidRDefault="00000000" w:rsidP="00784447">
      <w:pPr>
        <w:ind w:left="-5" w:right="2867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35BCF052" w14:textId="2C5C495D" w:rsidR="00784447" w:rsidRDefault="00000000" w:rsidP="00784447">
      <w:pPr>
        <w:ind w:left="-5" w:right="2867"/>
      </w:pPr>
      <w:r>
        <w:t xml:space="preserve">import </w:t>
      </w:r>
      <w:proofErr w:type="spellStart"/>
      <w:r>
        <w:t>org.springframework.data.jpa.repository.JpaRepository</w:t>
      </w:r>
      <w:proofErr w:type="spellEnd"/>
      <w:r>
        <w:t xml:space="preserve">; </w:t>
      </w:r>
    </w:p>
    <w:p w14:paraId="5040870B" w14:textId="4DE71A96" w:rsidR="00E27E70" w:rsidRDefault="00000000" w:rsidP="00784447">
      <w:pPr>
        <w:ind w:left="-5" w:right="2867"/>
      </w:pPr>
      <w:r>
        <w:t xml:space="preserve">public interface </w:t>
      </w:r>
      <w:proofErr w:type="spellStart"/>
      <w:r>
        <w:t>BookRepository</w:t>
      </w:r>
      <w:proofErr w:type="spellEnd"/>
      <w:r>
        <w:t xml:space="preserve"> extends</w:t>
      </w:r>
      <w:r w:rsidR="00784447">
        <w:t xml:space="preserve"> </w:t>
      </w:r>
      <w:proofErr w:type="spellStart"/>
      <w:r>
        <w:t>JpaRepository</w:t>
      </w:r>
      <w:proofErr w:type="spellEnd"/>
      <w:r w:rsidR="00784447">
        <w:t xml:space="preserve"> </w:t>
      </w:r>
      <w:r>
        <w:t>&lt;</w:t>
      </w:r>
      <w:proofErr w:type="spellStart"/>
      <w:r>
        <w:t>Book,Long</w:t>
      </w:r>
      <w:proofErr w:type="spellEnd"/>
      <w:r>
        <w:t xml:space="preserve">&gt;{ </w:t>
      </w:r>
    </w:p>
    <w:p w14:paraId="56898630" w14:textId="77777777" w:rsidR="00E27E70" w:rsidRDefault="00000000">
      <w:pPr>
        <w:ind w:left="-5" w:right="0"/>
      </w:pPr>
      <w:r>
        <w:t xml:space="preserve">} </w:t>
      </w:r>
    </w:p>
    <w:p w14:paraId="65542DCE" w14:textId="2A123CA6" w:rsidR="00784447" w:rsidRPr="00784447" w:rsidRDefault="00000000" w:rsidP="00784447">
      <w:pPr>
        <w:spacing w:after="36" w:line="259" w:lineRule="auto"/>
        <w:ind w:left="0" w:right="0" w:firstLine="0"/>
      </w:pPr>
      <w:r>
        <w:rPr>
          <w:b/>
          <w:sz w:val="28"/>
          <w:u w:val="single" w:color="000000"/>
        </w:rPr>
        <w:t>BookController.java</w:t>
      </w:r>
      <w:r>
        <w:rPr>
          <w:b/>
          <w:sz w:val="28"/>
        </w:rPr>
        <w:t xml:space="preserve"> </w:t>
      </w:r>
    </w:p>
    <w:p w14:paraId="42ED3A60" w14:textId="23A06CB5" w:rsidR="00784447" w:rsidRDefault="00000000">
      <w:pPr>
        <w:ind w:left="-5" w:right="2697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05950FE3" w14:textId="77777777" w:rsidR="00784447" w:rsidRDefault="00000000">
      <w:pPr>
        <w:ind w:left="-5" w:right="2697"/>
      </w:pPr>
      <w:r>
        <w:t xml:space="preserve">import </w:t>
      </w:r>
      <w:proofErr w:type="spellStart"/>
      <w:r>
        <w:t>org.springframework.beans.factory.annotation.Autowired</w:t>
      </w:r>
      <w:proofErr w:type="spellEnd"/>
      <w:r>
        <w:t xml:space="preserve">; import </w:t>
      </w:r>
      <w:proofErr w:type="spellStart"/>
      <w:r>
        <w:t>org.springframework.data.domain.Page</w:t>
      </w:r>
      <w:proofErr w:type="spellEnd"/>
      <w:r>
        <w:t xml:space="preserve">; </w:t>
      </w:r>
    </w:p>
    <w:p w14:paraId="096F313A" w14:textId="77777777" w:rsidR="00784447" w:rsidRDefault="00000000">
      <w:pPr>
        <w:ind w:left="-5" w:right="2697"/>
      </w:pPr>
      <w:r>
        <w:t xml:space="preserve">import </w:t>
      </w:r>
      <w:proofErr w:type="spellStart"/>
      <w:r>
        <w:t>org.springframework.data.domain.PageRequest</w:t>
      </w:r>
      <w:proofErr w:type="spellEnd"/>
      <w:r>
        <w:t xml:space="preserve">; </w:t>
      </w:r>
    </w:p>
    <w:p w14:paraId="2D285A4F" w14:textId="77777777" w:rsidR="00784447" w:rsidRDefault="00000000">
      <w:pPr>
        <w:ind w:left="-5" w:right="2697"/>
      </w:pPr>
      <w:r>
        <w:t xml:space="preserve">import </w:t>
      </w:r>
      <w:proofErr w:type="spellStart"/>
      <w:r>
        <w:t>org.springframework.data.domain.Pageable</w:t>
      </w:r>
      <w:proofErr w:type="spellEnd"/>
      <w:r>
        <w:t xml:space="preserve">; </w:t>
      </w:r>
    </w:p>
    <w:p w14:paraId="003DB21F" w14:textId="77777777" w:rsidR="00784447" w:rsidRDefault="00000000">
      <w:pPr>
        <w:ind w:left="-5" w:right="2697"/>
      </w:pPr>
      <w:r>
        <w:t xml:space="preserve">import </w:t>
      </w:r>
      <w:proofErr w:type="spellStart"/>
      <w:r>
        <w:t>org.springframework.data.domain.Sort</w:t>
      </w:r>
      <w:proofErr w:type="spellEnd"/>
      <w:r>
        <w:t xml:space="preserve">; </w:t>
      </w:r>
    </w:p>
    <w:p w14:paraId="61EEE7AD" w14:textId="001D5475" w:rsidR="00E27E70" w:rsidRDefault="00000000">
      <w:pPr>
        <w:ind w:left="-5" w:right="2697"/>
      </w:pPr>
      <w:r>
        <w:t xml:space="preserve">import </w:t>
      </w:r>
      <w:proofErr w:type="spellStart"/>
      <w:r>
        <w:t>org.springframework.web.bind.annotation</w:t>
      </w:r>
      <w:proofErr w:type="spellEnd"/>
      <w:r>
        <w:t xml:space="preserve">.*; </w:t>
      </w:r>
    </w:p>
    <w:p w14:paraId="253AB549" w14:textId="77777777" w:rsidR="00E27E70" w:rsidRDefault="00000000">
      <w:pPr>
        <w:ind w:left="-5" w:right="0"/>
      </w:pPr>
      <w:r>
        <w:t xml:space="preserve">@RestController </w:t>
      </w:r>
    </w:p>
    <w:p w14:paraId="0F6F208D" w14:textId="77777777" w:rsidR="00784447" w:rsidRDefault="00000000">
      <w:pPr>
        <w:ind w:left="-5" w:right="5463"/>
      </w:pPr>
      <w:r>
        <w:t xml:space="preserve">@RequestMapping("/books") </w:t>
      </w:r>
    </w:p>
    <w:p w14:paraId="58497867" w14:textId="59E709C8" w:rsidR="00E27E70" w:rsidRDefault="00000000">
      <w:pPr>
        <w:ind w:left="-5" w:right="5463"/>
      </w:pPr>
      <w:r>
        <w:t xml:space="preserve">public class </w:t>
      </w:r>
      <w:proofErr w:type="spellStart"/>
      <w:r>
        <w:t>BookController</w:t>
      </w:r>
      <w:proofErr w:type="spellEnd"/>
      <w:r>
        <w:t xml:space="preserve"> { </w:t>
      </w:r>
    </w:p>
    <w:p w14:paraId="159CDAD1" w14:textId="77777777" w:rsidR="00E27E70" w:rsidRDefault="00000000">
      <w:pPr>
        <w:tabs>
          <w:tab w:val="center" w:pos="1343"/>
        </w:tabs>
        <w:ind w:left="-15" w:right="0" w:firstLine="0"/>
      </w:pPr>
      <w:r>
        <w:t xml:space="preserve"> </w:t>
      </w:r>
      <w:r>
        <w:tab/>
        <w:t xml:space="preserve">@Autowired </w:t>
      </w:r>
    </w:p>
    <w:p w14:paraId="3D833DC5" w14:textId="77777777" w:rsidR="00E27E70" w:rsidRDefault="00000000">
      <w:pPr>
        <w:ind w:left="-5" w:right="0"/>
      </w:pPr>
      <w:r>
        <w:t xml:space="preserve">    private BookRepository bookRepository; </w:t>
      </w:r>
    </w:p>
    <w:p w14:paraId="0858FFB5" w14:textId="77777777" w:rsidR="00784447" w:rsidRDefault="00000000">
      <w:pPr>
        <w:ind w:left="-5" w:right="1843"/>
      </w:pPr>
      <w:r>
        <w:t xml:space="preserve">    @GetMapping("/init")     </w:t>
      </w:r>
    </w:p>
    <w:p w14:paraId="64A3AB5F" w14:textId="77777777" w:rsidR="00784447" w:rsidRDefault="00000000">
      <w:pPr>
        <w:ind w:left="-5" w:right="1843"/>
      </w:pPr>
      <w:r>
        <w:t xml:space="preserve">public String </w:t>
      </w:r>
      <w:proofErr w:type="spellStart"/>
      <w:r>
        <w:t>initData</w:t>
      </w:r>
      <w:proofErr w:type="spellEnd"/>
      <w:r>
        <w:t xml:space="preserve">() {         </w:t>
      </w:r>
    </w:p>
    <w:p w14:paraId="1328FDA9" w14:textId="77777777" w:rsidR="00784447" w:rsidRDefault="00000000">
      <w:pPr>
        <w:ind w:left="-5" w:right="1843"/>
      </w:pPr>
      <w:r>
        <w:t>if (b</w:t>
      </w:r>
      <w:proofErr w:type="spellStart"/>
      <w:r>
        <w:t>ookRepository.count</w:t>
      </w:r>
      <w:proofErr w:type="spellEnd"/>
      <w:r>
        <w:t xml:space="preserve">() == 0) {             </w:t>
      </w:r>
    </w:p>
    <w:p w14:paraId="6EE59118" w14:textId="6BA0CEC3" w:rsidR="00E27E70" w:rsidRDefault="00000000">
      <w:pPr>
        <w:ind w:left="-5" w:right="1843"/>
      </w:pPr>
      <w:proofErr w:type="spellStart"/>
      <w:r>
        <w:t>bookRepository.save</w:t>
      </w:r>
      <w:proofErr w:type="spellEnd"/>
      <w:r>
        <w:t xml:space="preserve">(new Book("Spring Boot Basics", "John"));             bookRepository.save(new Book("Java Programming", "Alice"));             bookRepository.save(new Book("Hibernate in Action","Bob"));             bookRepository.save(new Book("Microservices Guide", "Carol"));             bookRepository.save(new Book("Data Structures", "Davidraj"));}         return "Sample books added!"; </w:t>
      </w:r>
    </w:p>
    <w:p w14:paraId="77FC4073" w14:textId="77777777" w:rsidR="00E27E70" w:rsidRDefault="00000000">
      <w:pPr>
        <w:ind w:left="-5" w:right="0"/>
      </w:pPr>
      <w:r>
        <w:t xml:space="preserve">    } </w:t>
      </w:r>
    </w:p>
    <w:p w14:paraId="23416A00" w14:textId="77777777" w:rsidR="00E27E70" w:rsidRDefault="00000000">
      <w:pPr>
        <w:ind w:left="-5" w:right="0"/>
      </w:pPr>
      <w:r>
        <w:t xml:space="preserve">    @GetMapping </w:t>
      </w:r>
    </w:p>
    <w:p w14:paraId="1F8C3CF9" w14:textId="77777777" w:rsidR="00E27E70" w:rsidRDefault="00000000">
      <w:pPr>
        <w:ind w:left="-5" w:right="0"/>
      </w:pPr>
      <w:r>
        <w:t xml:space="preserve">    public Page&lt;Book&gt; getBooks( </w:t>
      </w:r>
    </w:p>
    <w:p w14:paraId="620BCE0F" w14:textId="77777777" w:rsidR="00E27E70" w:rsidRDefault="00000000">
      <w:pPr>
        <w:ind w:left="-5" w:right="0"/>
      </w:pPr>
      <w:r>
        <w:t xml:space="preserve">            @RequestParam(defaultValue = "0") int page, </w:t>
      </w:r>
    </w:p>
    <w:p w14:paraId="79ECF8BA" w14:textId="77777777" w:rsidR="00E27E70" w:rsidRDefault="00000000">
      <w:pPr>
        <w:ind w:left="-5" w:right="0"/>
      </w:pPr>
      <w:r>
        <w:t xml:space="preserve">            @RequestParam(defaultValue = "3") int size, </w:t>
      </w:r>
    </w:p>
    <w:p w14:paraId="130EEB43" w14:textId="77777777" w:rsidR="00E27E70" w:rsidRDefault="00000000">
      <w:pPr>
        <w:ind w:left="-5" w:right="0"/>
      </w:pPr>
      <w:r>
        <w:t xml:space="preserve">            @RequestParam(defaultValue = "title") String sortBy, </w:t>
      </w:r>
    </w:p>
    <w:p w14:paraId="3E642E33" w14:textId="77777777" w:rsidR="00E27E70" w:rsidRDefault="00000000">
      <w:pPr>
        <w:ind w:left="-5" w:right="0"/>
      </w:pPr>
      <w:r>
        <w:t xml:space="preserve">            @RequestParam(defaultValue = "asc") String direction </w:t>
      </w:r>
    </w:p>
    <w:p w14:paraId="244D3199" w14:textId="77777777" w:rsidR="00E27E70" w:rsidRDefault="00000000">
      <w:pPr>
        <w:ind w:left="-5" w:right="0"/>
      </w:pPr>
      <w:r>
        <w:t xml:space="preserve">    ) { </w:t>
      </w:r>
    </w:p>
    <w:p w14:paraId="4074709B" w14:textId="77777777" w:rsidR="00E27E70" w:rsidRDefault="00000000">
      <w:pPr>
        <w:ind w:left="-5" w:right="1253"/>
      </w:pPr>
      <w:r>
        <w:t xml:space="preserve">        Sort sort = direction.equalsIgnoreCase("asc") ?                 Sort.</w:t>
      </w:r>
      <w:r>
        <w:rPr>
          <w:i/>
        </w:rPr>
        <w:t>by</w:t>
      </w:r>
      <w:r>
        <w:t xml:space="preserve">(sortBy).ascending() : </w:t>
      </w:r>
    </w:p>
    <w:p w14:paraId="15A4C858" w14:textId="77777777" w:rsidR="00784447" w:rsidRDefault="00000000" w:rsidP="00784447">
      <w:pPr>
        <w:ind w:left="-5" w:right="0"/>
      </w:pPr>
      <w:r>
        <w:t xml:space="preserve">                Sort.</w:t>
      </w:r>
      <w:r>
        <w:rPr>
          <w:i/>
        </w:rPr>
        <w:t>by</w:t>
      </w:r>
      <w:r>
        <w:t xml:space="preserve">(sortBy).descending(); </w:t>
      </w:r>
    </w:p>
    <w:p w14:paraId="2A66CCA4" w14:textId="68805E0C" w:rsidR="00E27E70" w:rsidRDefault="00000000" w:rsidP="00784447">
      <w:pPr>
        <w:ind w:left="-5" w:right="0"/>
      </w:pPr>
      <w:r>
        <w:t xml:space="preserve">Pageable </w:t>
      </w:r>
      <w:proofErr w:type="spellStart"/>
      <w:r>
        <w:t>pageable</w:t>
      </w:r>
      <w:proofErr w:type="spellEnd"/>
      <w:r>
        <w:t xml:space="preserve"> = </w:t>
      </w:r>
      <w:proofErr w:type="spellStart"/>
      <w:r>
        <w:t>PageRequest.</w:t>
      </w:r>
      <w:r>
        <w:rPr>
          <w:i/>
        </w:rPr>
        <w:t>of</w:t>
      </w:r>
      <w:proofErr w:type="spellEnd"/>
      <w:r>
        <w:t xml:space="preserve">(page, size, sort);         return </w:t>
      </w:r>
      <w:proofErr w:type="spellStart"/>
      <w:r>
        <w:t>bookRepository.findAll</w:t>
      </w:r>
      <w:proofErr w:type="spellEnd"/>
      <w:r>
        <w:t xml:space="preserve">(pageable);  }} </w:t>
      </w:r>
    </w:p>
    <w:p w14:paraId="44C57F74" w14:textId="77777777" w:rsidR="00E27E70" w:rsidRDefault="00000000">
      <w:pPr>
        <w:pStyle w:val="Heading1"/>
        <w:ind w:left="-5"/>
      </w:pPr>
      <w:r>
        <w:lastRenderedPageBreak/>
        <w:t xml:space="preserve">pom.xml </w:t>
      </w:r>
      <w:r>
        <w:rPr>
          <w:u w:val="none"/>
        </w:rPr>
        <w:t xml:space="preserve"> </w:t>
      </w:r>
    </w:p>
    <w:p w14:paraId="67B750BE" w14:textId="77777777" w:rsidR="00E27E70" w:rsidRDefault="00000000">
      <w:pPr>
        <w:ind w:left="-5" w:right="2540"/>
      </w:pPr>
      <w:r>
        <w:t xml:space="preserve">&lt;?xml version="1.0" encoding="UTF-8"?&gt; &lt;project xmlns="http://maven.apache.org/POM/4.0.0"           xmlns:xsi="http://www.w3.org/2001/XMLSchema-instance"          xsi:schemaLocation="http://maven.apache.org/POM/4.0.0                               https://maven.apache.org/xsd/maven-4.0.0.xsd"&gt; </w:t>
      </w:r>
    </w:p>
    <w:p w14:paraId="7EA16D6D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1EFD7BA" w14:textId="77777777" w:rsidR="00E27E70" w:rsidRDefault="00000000">
      <w:pPr>
        <w:ind w:left="-5" w:right="0"/>
      </w:pPr>
      <w:r>
        <w:t xml:space="preserve">    &lt;modelVersion&gt;4.0.0&lt;/modelVersion&gt; </w:t>
      </w:r>
    </w:p>
    <w:p w14:paraId="3933A80D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0DC2DE61" w14:textId="77777777" w:rsidR="00E27E70" w:rsidRDefault="00000000">
      <w:pPr>
        <w:ind w:left="-5" w:right="0"/>
      </w:pPr>
      <w:r>
        <w:t xml:space="preserve">    &lt;parent&gt; </w:t>
      </w:r>
    </w:p>
    <w:p w14:paraId="07D9F90C" w14:textId="77777777" w:rsidR="00E27E70" w:rsidRDefault="00000000">
      <w:pPr>
        <w:ind w:left="-5" w:right="0"/>
      </w:pPr>
      <w:r>
        <w:t xml:space="preserve">        &lt;groupId&gt;org.springframework.boot&lt;/groupId&gt; </w:t>
      </w:r>
    </w:p>
    <w:p w14:paraId="5033F19D" w14:textId="77777777" w:rsidR="00E27E70" w:rsidRDefault="00000000">
      <w:pPr>
        <w:ind w:left="-5" w:right="0"/>
      </w:pPr>
      <w:r>
        <w:t xml:space="preserve">        &lt;artifactId&gt;spring-boot-starter-parent&lt;/artifactId&gt; </w:t>
      </w:r>
    </w:p>
    <w:p w14:paraId="73C8ECF9" w14:textId="77777777" w:rsidR="00E27E70" w:rsidRDefault="00000000">
      <w:pPr>
        <w:ind w:left="-5" w:right="0"/>
      </w:pPr>
      <w:r>
        <w:t xml:space="preserve">        &lt;version&gt;3.5.6&lt;/version&gt; </w:t>
      </w:r>
    </w:p>
    <w:p w14:paraId="7E37FD98" w14:textId="77777777" w:rsidR="00E27E70" w:rsidRDefault="00000000">
      <w:pPr>
        <w:ind w:left="-5" w:right="0"/>
      </w:pPr>
      <w:r>
        <w:t xml:space="preserve">        &lt;relativePath/&gt; &lt;!-- lookup parent from repository --&gt; </w:t>
      </w:r>
    </w:p>
    <w:p w14:paraId="4508BB36" w14:textId="77777777" w:rsidR="00E27E70" w:rsidRDefault="00000000">
      <w:pPr>
        <w:ind w:left="-5" w:right="0"/>
      </w:pPr>
      <w:r>
        <w:t xml:space="preserve">    &lt;/parent&gt; </w:t>
      </w:r>
    </w:p>
    <w:p w14:paraId="7B02DE5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8193DCC" w14:textId="77777777" w:rsidR="00E27E70" w:rsidRDefault="00000000">
      <w:pPr>
        <w:ind w:left="-5" w:right="0"/>
      </w:pPr>
      <w:r>
        <w:t xml:space="preserve">    &lt;groupId&gt;com&lt;/groupId&gt; </w:t>
      </w:r>
    </w:p>
    <w:p w14:paraId="3B6494F3" w14:textId="77777777" w:rsidR="00E27E70" w:rsidRDefault="00000000">
      <w:pPr>
        <w:ind w:left="-5" w:right="0"/>
      </w:pPr>
      <w:r>
        <w:t xml:space="preserve">    &lt;artifactId&gt;PaginationandSortingApplication&lt;/artifactId&gt; </w:t>
      </w:r>
    </w:p>
    <w:p w14:paraId="1CB2FFF4" w14:textId="77777777" w:rsidR="00E27E70" w:rsidRDefault="00000000">
      <w:pPr>
        <w:ind w:left="-5" w:right="0"/>
      </w:pPr>
      <w:r>
        <w:t xml:space="preserve">    &lt;version&gt;0.0.1-SNAPSHOT&lt;/version&gt; </w:t>
      </w:r>
    </w:p>
    <w:p w14:paraId="1A11E6AB" w14:textId="77777777" w:rsidR="00E27E70" w:rsidRDefault="00000000">
      <w:pPr>
        <w:ind w:left="-5" w:right="0"/>
      </w:pPr>
      <w:r>
        <w:t xml:space="preserve">    &lt;name&gt;Book&lt;/name&gt; </w:t>
      </w:r>
    </w:p>
    <w:p w14:paraId="3BCAFC59" w14:textId="77777777" w:rsidR="00E27E70" w:rsidRDefault="00000000">
      <w:pPr>
        <w:ind w:left="-5" w:right="0"/>
      </w:pPr>
      <w:r>
        <w:t xml:space="preserve">    &lt;description&gt;Demo project for Spring Boot&lt;/description&gt; </w:t>
      </w:r>
    </w:p>
    <w:p w14:paraId="753FAE15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7064DF9" w14:textId="77777777" w:rsidR="00E27E70" w:rsidRDefault="00000000">
      <w:pPr>
        <w:ind w:left="-5" w:right="0"/>
      </w:pPr>
      <w:r>
        <w:t xml:space="preserve">    &lt;licenses&gt; </w:t>
      </w:r>
    </w:p>
    <w:p w14:paraId="37EA0420" w14:textId="77777777" w:rsidR="00E27E70" w:rsidRDefault="00000000">
      <w:pPr>
        <w:ind w:left="-5" w:right="0"/>
      </w:pPr>
      <w:r>
        <w:t xml:space="preserve">        &lt;license/&gt; </w:t>
      </w:r>
    </w:p>
    <w:p w14:paraId="27AD2215" w14:textId="77777777" w:rsidR="00E27E70" w:rsidRDefault="00000000">
      <w:pPr>
        <w:ind w:left="-5" w:right="0"/>
      </w:pPr>
      <w:r>
        <w:t xml:space="preserve">    &lt;/licenses&gt; </w:t>
      </w:r>
    </w:p>
    <w:p w14:paraId="38014D08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4F4F7BC" w14:textId="77777777" w:rsidR="00E27E70" w:rsidRDefault="00000000">
      <w:pPr>
        <w:ind w:left="-5" w:right="0"/>
      </w:pPr>
      <w:r>
        <w:t xml:space="preserve">    &lt;developers&gt; </w:t>
      </w:r>
    </w:p>
    <w:p w14:paraId="64D0BA3E" w14:textId="77777777" w:rsidR="00E27E70" w:rsidRDefault="00000000">
      <w:pPr>
        <w:ind w:left="-5" w:right="0"/>
      </w:pPr>
      <w:r>
        <w:t xml:space="preserve">        &lt;developer/&gt; </w:t>
      </w:r>
    </w:p>
    <w:p w14:paraId="3685B949" w14:textId="77777777" w:rsidR="00E27E70" w:rsidRDefault="00000000">
      <w:pPr>
        <w:ind w:left="-5" w:right="0"/>
      </w:pPr>
      <w:r>
        <w:t xml:space="preserve">    &lt;/developers&gt; </w:t>
      </w:r>
    </w:p>
    <w:p w14:paraId="4321FA6A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099086A2" w14:textId="77777777" w:rsidR="00E27E70" w:rsidRDefault="00000000">
      <w:pPr>
        <w:ind w:left="-5" w:right="0"/>
      </w:pPr>
      <w:r>
        <w:t xml:space="preserve">    &lt;scm&gt; </w:t>
      </w:r>
    </w:p>
    <w:p w14:paraId="0889AB54" w14:textId="77777777" w:rsidR="00E27E70" w:rsidRDefault="00000000">
      <w:pPr>
        <w:ind w:left="-5" w:right="0"/>
      </w:pPr>
      <w:r>
        <w:t xml:space="preserve">        &lt;connection/&gt; </w:t>
      </w:r>
    </w:p>
    <w:p w14:paraId="247E6B04" w14:textId="77777777" w:rsidR="00E27E70" w:rsidRDefault="00000000">
      <w:pPr>
        <w:ind w:left="-5" w:right="0"/>
      </w:pPr>
      <w:r>
        <w:t xml:space="preserve">        &lt;developerConnection/&gt; </w:t>
      </w:r>
    </w:p>
    <w:p w14:paraId="20DC4675" w14:textId="77777777" w:rsidR="00E27E70" w:rsidRDefault="00000000">
      <w:pPr>
        <w:ind w:left="-5" w:right="0"/>
      </w:pPr>
      <w:r>
        <w:t xml:space="preserve">        &lt;tag/&gt; </w:t>
      </w:r>
    </w:p>
    <w:p w14:paraId="3D87AD5A" w14:textId="77777777" w:rsidR="00E27E70" w:rsidRDefault="00000000">
      <w:pPr>
        <w:ind w:left="-5" w:right="0"/>
      </w:pPr>
      <w:r>
        <w:t xml:space="preserve">        &lt;url/&gt; </w:t>
      </w:r>
    </w:p>
    <w:p w14:paraId="19122E0A" w14:textId="77777777" w:rsidR="00E27E70" w:rsidRDefault="00000000">
      <w:pPr>
        <w:ind w:left="-5" w:right="0"/>
      </w:pPr>
      <w:r>
        <w:t xml:space="preserve">    &lt;/scm&gt; </w:t>
      </w:r>
    </w:p>
    <w:p w14:paraId="697CEF07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8EABEA0" w14:textId="77777777" w:rsidR="00E27E70" w:rsidRDefault="00000000">
      <w:pPr>
        <w:ind w:left="-5" w:right="0"/>
      </w:pPr>
      <w:r>
        <w:t xml:space="preserve">    &lt;properties&gt; </w:t>
      </w:r>
    </w:p>
    <w:p w14:paraId="609FED38" w14:textId="77777777" w:rsidR="00E27E70" w:rsidRDefault="00000000">
      <w:pPr>
        <w:ind w:left="-5" w:right="0"/>
      </w:pPr>
      <w:r>
        <w:t xml:space="preserve">        &lt;java.version&gt;21&lt;/java.version&gt; </w:t>
      </w:r>
    </w:p>
    <w:p w14:paraId="725C692A" w14:textId="77777777" w:rsidR="00E27E70" w:rsidRDefault="00000000">
      <w:pPr>
        <w:ind w:left="-5" w:right="0"/>
      </w:pPr>
      <w:r>
        <w:t xml:space="preserve">    &lt;/properties&gt; </w:t>
      </w:r>
    </w:p>
    <w:p w14:paraId="5E3B58B5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5C6F9B0" w14:textId="77777777" w:rsidR="00E27E7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5D6597EC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D822169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4488978" w14:textId="77777777" w:rsidR="00E27E70" w:rsidRDefault="00000000">
      <w:pPr>
        <w:ind w:left="-5" w:right="0"/>
      </w:pPr>
      <w:r>
        <w:t xml:space="preserve">    &lt;dependencies&gt; </w:t>
      </w:r>
    </w:p>
    <w:p w14:paraId="0DCE8FA6" w14:textId="77777777" w:rsidR="00E27E70" w:rsidRDefault="00000000">
      <w:pPr>
        <w:ind w:left="-5" w:right="0"/>
      </w:pPr>
      <w:r>
        <w:t xml:space="preserve">        &lt;dependency&gt; </w:t>
      </w:r>
    </w:p>
    <w:p w14:paraId="4869789E" w14:textId="77777777" w:rsidR="00E27E70" w:rsidRDefault="00000000">
      <w:pPr>
        <w:ind w:left="-5" w:right="0"/>
      </w:pPr>
      <w:r>
        <w:t xml:space="preserve">            &lt;groupId&gt;org.springframework.boot&lt;/groupId&gt; </w:t>
      </w:r>
    </w:p>
    <w:p w14:paraId="114530C6" w14:textId="77777777" w:rsidR="00E27E70" w:rsidRDefault="00000000">
      <w:pPr>
        <w:ind w:left="-5" w:right="0"/>
      </w:pPr>
      <w:r>
        <w:t xml:space="preserve">            &lt;artifactId&gt;spring-boot-starter-data-jdbc&lt;/artifactId&gt; </w:t>
      </w:r>
    </w:p>
    <w:p w14:paraId="266CDA92" w14:textId="77777777" w:rsidR="00E27E70" w:rsidRDefault="00000000">
      <w:pPr>
        <w:ind w:left="-5" w:right="0"/>
      </w:pPr>
      <w:r>
        <w:t xml:space="preserve">        &lt;/dependency&gt; </w:t>
      </w:r>
    </w:p>
    <w:p w14:paraId="3909E72F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4BF6CF3D" w14:textId="77777777" w:rsidR="00E27E70" w:rsidRDefault="00000000">
      <w:pPr>
        <w:ind w:left="-5" w:right="0"/>
      </w:pPr>
      <w:r>
        <w:t xml:space="preserve">        &lt;dependency&gt; </w:t>
      </w:r>
    </w:p>
    <w:p w14:paraId="567936D8" w14:textId="77777777" w:rsidR="00E27E70" w:rsidRDefault="00000000">
      <w:pPr>
        <w:ind w:left="-5" w:right="0"/>
      </w:pPr>
      <w:r>
        <w:t xml:space="preserve">            &lt;groupId&gt;org.springframework.boot&lt;/groupId&gt; </w:t>
      </w:r>
    </w:p>
    <w:p w14:paraId="0339D497" w14:textId="77777777" w:rsidR="00E27E70" w:rsidRDefault="00000000">
      <w:pPr>
        <w:ind w:left="-5" w:right="0"/>
      </w:pPr>
      <w:r>
        <w:t xml:space="preserve">            &lt;artifactId&gt;spring-boot-starter-web&lt;/artifactId&gt; </w:t>
      </w:r>
    </w:p>
    <w:p w14:paraId="5C9D4958" w14:textId="77777777" w:rsidR="00E27E70" w:rsidRDefault="00000000">
      <w:pPr>
        <w:ind w:left="-5" w:right="0"/>
      </w:pPr>
      <w:r>
        <w:t xml:space="preserve">        &lt;/dependency&gt; </w:t>
      </w:r>
    </w:p>
    <w:p w14:paraId="1913A06C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0FE057C" w14:textId="77777777" w:rsidR="00E27E70" w:rsidRDefault="00000000">
      <w:pPr>
        <w:ind w:left="-5" w:right="0"/>
      </w:pPr>
      <w:r>
        <w:t xml:space="preserve">        &lt;dependency&gt; </w:t>
      </w:r>
    </w:p>
    <w:p w14:paraId="4C252D01" w14:textId="77777777" w:rsidR="00E27E70" w:rsidRDefault="00000000">
      <w:pPr>
        <w:ind w:left="-5" w:right="0"/>
      </w:pPr>
      <w:r>
        <w:t xml:space="preserve">            &lt;groupId&gt;com.mysql&lt;/groupId&gt; </w:t>
      </w:r>
    </w:p>
    <w:p w14:paraId="493C59BA" w14:textId="77777777" w:rsidR="00E27E70" w:rsidRDefault="00000000">
      <w:pPr>
        <w:ind w:left="-5" w:right="0"/>
      </w:pPr>
      <w:r>
        <w:t xml:space="preserve">            &lt;artifactId&gt;mysql-connector-j&lt;/artifactId&gt; </w:t>
      </w:r>
    </w:p>
    <w:p w14:paraId="2B4B10A9" w14:textId="77777777" w:rsidR="00E27E70" w:rsidRDefault="00000000">
      <w:pPr>
        <w:ind w:left="-5" w:right="0"/>
      </w:pPr>
      <w:r>
        <w:t xml:space="preserve">            &lt;scope&gt;runtime&lt;/scope&gt; </w:t>
      </w:r>
    </w:p>
    <w:p w14:paraId="79CADFEF" w14:textId="77777777" w:rsidR="00E27E70" w:rsidRDefault="00000000">
      <w:pPr>
        <w:ind w:left="-5" w:right="0"/>
      </w:pPr>
      <w:r>
        <w:t xml:space="preserve">        &lt;/dependency&gt; </w:t>
      </w:r>
    </w:p>
    <w:p w14:paraId="76FDCB08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0162F1D0" w14:textId="77777777" w:rsidR="00E27E70" w:rsidRDefault="00000000">
      <w:pPr>
        <w:ind w:left="-5" w:right="0"/>
      </w:pPr>
      <w:r>
        <w:t xml:space="preserve">        &lt;dependency&gt; </w:t>
      </w:r>
    </w:p>
    <w:p w14:paraId="4BE36E6F" w14:textId="77777777" w:rsidR="00E27E70" w:rsidRDefault="00000000">
      <w:pPr>
        <w:ind w:left="-5" w:right="0"/>
      </w:pPr>
      <w:r>
        <w:t xml:space="preserve">            &lt;groupId&gt;org.springframework.boot&lt;/groupId&gt; </w:t>
      </w:r>
    </w:p>
    <w:p w14:paraId="6F10892A" w14:textId="77777777" w:rsidR="00E27E70" w:rsidRDefault="00000000">
      <w:pPr>
        <w:ind w:left="-5" w:right="0"/>
      </w:pPr>
      <w:r>
        <w:t xml:space="preserve">            &lt;artifactId&gt;spring-boot-starter-test&lt;/artifactId&gt; </w:t>
      </w:r>
    </w:p>
    <w:p w14:paraId="686B0AB0" w14:textId="77777777" w:rsidR="00E27E70" w:rsidRDefault="00000000">
      <w:pPr>
        <w:ind w:left="-5" w:right="0"/>
      </w:pPr>
      <w:r>
        <w:t xml:space="preserve">            &lt;scope&gt;test&lt;/scope&gt; </w:t>
      </w:r>
    </w:p>
    <w:p w14:paraId="6D85FAA5" w14:textId="77777777" w:rsidR="00E27E70" w:rsidRDefault="00000000">
      <w:pPr>
        <w:ind w:left="-5" w:right="0"/>
      </w:pPr>
      <w:r>
        <w:t xml:space="preserve">        &lt;/dependency&gt; </w:t>
      </w:r>
    </w:p>
    <w:p w14:paraId="47ED7DAF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CFB7238" w14:textId="77777777" w:rsidR="00E27E70" w:rsidRDefault="00000000">
      <w:pPr>
        <w:ind w:left="-5" w:right="0"/>
      </w:pPr>
      <w:r>
        <w:t xml:space="preserve">        &lt;dependency&gt; </w:t>
      </w:r>
    </w:p>
    <w:p w14:paraId="5559D1C4" w14:textId="77777777" w:rsidR="00E27E70" w:rsidRDefault="00000000">
      <w:pPr>
        <w:ind w:left="-5" w:right="0"/>
      </w:pPr>
      <w:r>
        <w:t xml:space="preserve">            &lt;groupId&gt;org.springframework.boot&lt;/groupId&gt; </w:t>
      </w:r>
    </w:p>
    <w:p w14:paraId="71D13D1E" w14:textId="77777777" w:rsidR="00E27E70" w:rsidRDefault="00000000">
      <w:pPr>
        <w:ind w:left="-5" w:right="0"/>
      </w:pPr>
      <w:r>
        <w:t xml:space="preserve">            &lt;artifactId&gt;spring-boot-starter-data-jpa&lt;/artifactId&gt; </w:t>
      </w:r>
    </w:p>
    <w:p w14:paraId="03229DD7" w14:textId="77777777" w:rsidR="00E27E70" w:rsidRDefault="00000000">
      <w:pPr>
        <w:ind w:left="-5" w:right="0"/>
      </w:pPr>
      <w:r>
        <w:t xml:space="preserve">        &lt;/dependency&gt; </w:t>
      </w:r>
    </w:p>
    <w:p w14:paraId="620DF0FC" w14:textId="77777777" w:rsidR="00E27E70" w:rsidRDefault="00000000">
      <w:pPr>
        <w:ind w:left="-5" w:right="0"/>
      </w:pPr>
      <w:r>
        <w:t xml:space="preserve">    &lt;/dependencies&gt; </w:t>
      </w:r>
    </w:p>
    <w:p w14:paraId="4BE2D00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752D31D" w14:textId="77777777" w:rsidR="00E27E70" w:rsidRDefault="00000000">
      <w:pPr>
        <w:ind w:left="-5" w:right="0"/>
      </w:pPr>
      <w:r>
        <w:t xml:space="preserve">    &lt;build&gt; </w:t>
      </w:r>
    </w:p>
    <w:p w14:paraId="1F79D914" w14:textId="77777777" w:rsidR="00E27E70" w:rsidRDefault="00000000">
      <w:pPr>
        <w:ind w:left="-5" w:right="0"/>
      </w:pPr>
      <w:r>
        <w:t xml:space="preserve">        &lt;plugins&gt; </w:t>
      </w:r>
    </w:p>
    <w:p w14:paraId="20898A11" w14:textId="77777777" w:rsidR="00E27E70" w:rsidRDefault="00000000">
      <w:pPr>
        <w:ind w:left="-5" w:right="0"/>
      </w:pPr>
      <w:r>
        <w:t xml:space="preserve">            &lt;plugin&gt; </w:t>
      </w:r>
    </w:p>
    <w:p w14:paraId="578271AF" w14:textId="77777777" w:rsidR="00E27E70" w:rsidRDefault="00000000">
      <w:pPr>
        <w:ind w:left="-5" w:right="0"/>
      </w:pPr>
      <w:r>
        <w:t xml:space="preserve">                &lt;groupId&gt;org.springframework.boot&lt;/groupId&gt; </w:t>
      </w:r>
    </w:p>
    <w:p w14:paraId="425039AA" w14:textId="77777777" w:rsidR="00E27E70" w:rsidRDefault="00000000">
      <w:pPr>
        <w:ind w:left="-5" w:right="0"/>
      </w:pPr>
      <w:r>
        <w:t xml:space="preserve">                &lt;artifactId&gt;spring-boot-maven-plugin&lt;/artifactId&gt; </w:t>
      </w:r>
    </w:p>
    <w:p w14:paraId="1AC10899" w14:textId="77777777" w:rsidR="00E27E70" w:rsidRDefault="00000000">
      <w:pPr>
        <w:ind w:left="-5" w:right="0"/>
      </w:pPr>
      <w:r>
        <w:t xml:space="preserve">            &lt;/plugin&gt; </w:t>
      </w:r>
    </w:p>
    <w:p w14:paraId="7A73A740" w14:textId="77777777" w:rsidR="00E27E70" w:rsidRDefault="00000000">
      <w:pPr>
        <w:ind w:left="-5" w:right="0"/>
      </w:pPr>
      <w:r>
        <w:t xml:space="preserve">        &lt;/plugins&gt; </w:t>
      </w:r>
    </w:p>
    <w:p w14:paraId="41E44201" w14:textId="77777777" w:rsidR="00E27E70" w:rsidRDefault="00000000">
      <w:pPr>
        <w:ind w:left="-5" w:right="0"/>
      </w:pPr>
      <w:r>
        <w:t xml:space="preserve">    &lt;/build&gt; </w:t>
      </w:r>
    </w:p>
    <w:p w14:paraId="6CC4EEA9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30003BF" w14:textId="77777777" w:rsidR="00784447" w:rsidRDefault="00000000" w:rsidP="00784447">
      <w:pPr>
        <w:ind w:left="-5" w:right="0"/>
      </w:pPr>
      <w:r>
        <w:t xml:space="preserve">&lt;/project&gt; </w:t>
      </w:r>
    </w:p>
    <w:p w14:paraId="718DF053" w14:textId="7385E71C" w:rsidR="00E27E70" w:rsidRDefault="00000000" w:rsidP="00784447">
      <w:pPr>
        <w:ind w:left="-5" w:right="0"/>
      </w:pPr>
      <w:r>
        <w:rPr>
          <w:b/>
        </w:rPr>
        <w:lastRenderedPageBreak/>
        <w:t xml:space="preserve">Output: </w:t>
      </w:r>
    </w:p>
    <w:p w14:paraId="6D49878D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8E21F8A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1D325EB2" wp14:editId="306790A2">
            <wp:extent cx="5486400" cy="1751965"/>
            <wp:effectExtent l="0" t="0" r="0" b="0"/>
            <wp:docPr id="1686" name="Picture 1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" name="Picture 16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E0B996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624C8BF" w14:textId="488F5273" w:rsidR="00E27E70" w:rsidRDefault="00000000" w:rsidP="002D6D2D">
      <w:pPr>
        <w:spacing w:after="0" w:line="259" w:lineRule="auto"/>
        <w:ind w:left="0" w:right="0" w:firstLine="0"/>
      </w:pPr>
      <w:r>
        <w:t xml:space="preserve"> </w:t>
      </w:r>
      <w:r w:rsidR="002D6D2D" w:rsidRPr="002D6D2D">
        <w:rPr>
          <w:noProof/>
        </w:rPr>
        <w:drawing>
          <wp:inline distT="0" distB="0" distL="0" distR="0" wp14:anchorId="3D5AE922" wp14:editId="5755FC77">
            <wp:extent cx="2872740" cy="1485900"/>
            <wp:effectExtent l="0" t="0" r="3810" b="0"/>
            <wp:docPr id="8627372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3720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96" cy="14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60B6D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0610560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3666D6B1" wp14:editId="224715C0">
            <wp:extent cx="5486400" cy="685800"/>
            <wp:effectExtent l="0" t="0" r="0" b="0"/>
            <wp:docPr id="1690" name="Picture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Picture 16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18173C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084006BB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B4EF4AD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1C1A2B3D" wp14:editId="32F97763">
            <wp:extent cx="5486400" cy="1866900"/>
            <wp:effectExtent l="0" t="0" r="0" b="0"/>
            <wp:docPr id="1692" name="Picture 1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" name="Picture 1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7A66B8" w14:textId="77777777" w:rsidR="00BD4CD8" w:rsidRDefault="00000000" w:rsidP="00BD4CD8">
      <w:pPr>
        <w:spacing w:after="0" w:line="259" w:lineRule="auto"/>
        <w:ind w:left="0" w:right="0" w:firstLine="0"/>
      </w:pPr>
      <w:r>
        <w:t xml:space="preserve"> </w:t>
      </w:r>
    </w:p>
    <w:p w14:paraId="484A6DB0" w14:textId="77777777" w:rsidR="00BD4CD8" w:rsidRDefault="00BD4CD8" w:rsidP="00BD4CD8">
      <w:pPr>
        <w:spacing w:after="0" w:line="259" w:lineRule="auto"/>
        <w:ind w:left="0" w:right="0" w:firstLine="0"/>
      </w:pPr>
    </w:p>
    <w:p w14:paraId="51A97AE6" w14:textId="77777777" w:rsidR="00BD4CD8" w:rsidRDefault="00BD4CD8" w:rsidP="00BD4CD8">
      <w:pPr>
        <w:spacing w:after="0" w:line="259" w:lineRule="auto"/>
        <w:ind w:left="0" w:right="0" w:firstLine="0"/>
      </w:pPr>
    </w:p>
    <w:p w14:paraId="42E87D36" w14:textId="77777777" w:rsidR="00BD4CD8" w:rsidRDefault="00BD4CD8" w:rsidP="00BD4CD8">
      <w:pPr>
        <w:spacing w:after="0" w:line="259" w:lineRule="auto"/>
        <w:ind w:left="0" w:right="0" w:firstLine="0"/>
      </w:pPr>
    </w:p>
    <w:p w14:paraId="7AA6F9F6" w14:textId="2741DDC9" w:rsidR="00E27E70" w:rsidRDefault="00BD4CD8" w:rsidP="00BD4CD8">
      <w:pPr>
        <w:spacing w:after="0" w:line="259" w:lineRule="auto"/>
        <w:ind w:left="0" w:right="0" w:firstLine="0"/>
      </w:pPr>
      <w:r w:rsidRPr="00BD4CD8">
        <w:rPr>
          <w:noProof/>
        </w:rPr>
        <w:lastRenderedPageBreak/>
        <w:drawing>
          <wp:inline distT="0" distB="0" distL="0" distR="0" wp14:anchorId="24E63892" wp14:editId="104BC3A5">
            <wp:extent cx="4305300" cy="1752600"/>
            <wp:effectExtent l="0" t="0" r="0" b="0"/>
            <wp:docPr id="114858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8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684" cy="175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D03C8A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9AF62CF" w14:textId="77777777" w:rsidR="00E27E70" w:rsidRDefault="00000000">
      <w:pPr>
        <w:spacing w:after="0" w:line="259" w:lineRule="auto"/>
        <w:ind w:left="0" w:right="250" w:firstLine="0"/>
        <w:jc w:val="right"/>
      </w:pPr>
      <w:r>
        <w:rPr>
          <w:noProof/>
        </w:rPr>
        <w:drawing>
          <wp:inline distT="0" distB="0" distL="0" distR="0" wp14:anchorId="471006D0" wp14:editId="4CE22876">
            <wp:extent cx="5501640" cy="1257300"/>
            <wp:effectExtent l="0" t="0" r="0" b="0"/>
            <wp:docPr id="1708" name="Picture 1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" name="Picture 17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E6F9A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FBC1699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1B371AF9" wp14:editId="2C128FB6">
            <wp:extent cx="5486400" cy="1104900"/>
            <wp:effectExtent l="0" t="0" r="0" b="0"/>
            <wp:docPr id="1710" name="Picture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Picture 17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BBD980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3A93EF3F" w14:textId="77777777" w:rsidR="00E27E70" w:rsidRDefault="00000000">
      <w:pPr>
        <w:spacing w:after="264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5F1FF702" wp14:editId="6853E2EA">
            <wp:extent cx="5486400" cy="2011680"/>
            <wp:effectExtent l="0" t="0" r="0" b="0"/>
            <wp:docPr id="1712" name="Picture 1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" name="Picture 17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E255E" w14:textId="77777777" w:rsidR="00E27E70" w:rsidRDefault="00000000">
      <w:pPr>
        <w:spacing w:after="27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8FC6D0D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3A9FFA1" w14:textId="77777777" w:rsidR="002D6D2D" w:rsidRDefault="002D6D2D">
      <w:pPr>
        <w:spacing w:after="275" w:line="259" w:lineRule="auto"/>
        <w:ind w:left="-5" w:right="2248"/>
        <w:rPr>
          <w:b/>
          <w:sz w:val="28"/>
        </w:rPr>
      </w:pPr>
    </w:p>
    <w:p w14:paraId="3C22FC62" w14:textId="77777777" w:rsidR="00BD4CD8" w:rsidRDefault="00BD4CD8">
      <w:pPr>
        <w:spacing w:after="275" w:line="259" w:lineRule="auto"/>
        <w:ind w:left="-5" w:right="2248"/>
        <w:rPr>
          <w:b/>
          <w:sz w:val="28"/>
        </w:rPr>
      </w:pPr>
    </w:p>
    <w:p w14:paraId="16F066C3" w14:textId="459D3C66" w:rsidR="00E27E70" w:rsidRDefault="00000000">
      <w:pPr>
        <w:spacing w:after="275" w:line="259" w:lineRule="auto"/>
        <w:ind w:left="-5" w:right="2248"/>
      </w:pPr>
      <w:r>
        <w:rPr>
          <w:b/>
          <w:sz w:val="28"/>
        </w:rPr>
        <w:lastRenderedPageBreak/>
        <w:t xml:space="preserve">9) </w:t>
      </w:r>
    </w:p>
    <w:p w14:paraId="1FA314EB" w14:textId="77777777" w:rsidR="00E27E70" w:rsidRDefault="00000000">
      <w:pPr>
        <w:spacing w:after="277" w:line="259" w:lineRule="auto"/>
        <w:ind w:left="-5" w:right="2248"/>
      </w:pPr>
      <w:r>
        <w:rPr>
          <w:b/>
          <w:sz w:val="28"/>
        </w:rPr>
        <w:t xml:space="preserve">Aim: </w:t>
      </w:r>
    </w:p>
    <w:p w14:paraId="4E663930" w14:textId="77777777" w:rsidR="00E27E70" w:rsidRDefault="00000000">
      <w:pPr>
        <w:spacing w:after="0" w:line="462" w:lineRule="auto"/>
        <w:ind w:left="-5" w:right="2248"/>
      </w:pPr>
      <w:r>
        <w:rPr>
          <w:b/>
          <w:sz w:val="28"/>
        </w:rPr>
        <w:t xml:space="preserve">Implementing AOP for Logging with Spring Data JPA </w:t>
      </w:r>
      <w:r>
        <w:rPr>
          <w:b/>
          <w:sz w:val="28"/>
          <w:u w:val="single" w:color="000000"/>
        </w:rPr>
        <w:t>Description:</w:t>
      </w:r>
      <w:r>
        <w:rPr>
          <w:b/>
          <w:sz w:val="28"/>
        </w:rPr>
        <w:t xml:space="preserve"> </w:t>
      </w:r>
    </w:p>
    <w:p w14:paraId="42ACBAA8" w14:textId="77777777" w:rsidR="00E27E70" w:rsidRDefault="00000000">
      <w:pPr>
        <w:spacing w:after="293"/>
        <w:ind w:left="-5" w:right="0"/>
      </w:pPr>
      <w:r>
        <w:t xml:space="preserve">In this experiment, we create a Spring Boot application to manage products. The application includes: </w:t>
      </w:r>
    </w:p>
    <w:p w14:paraId="77819F29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Entity</w:t>
      </w:r>
      <w:r>
        <w:t xml:space="preserve"> – Product with id, name, and price. </w:t>
      </w:r>
    </w:p>
    <w:p w14:paraId="42C3E9D2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Repository</w:t>
      </w:r>
      <w:r>
        <w:t xml:space="preserve"> – ProductRepository for database operations. </w:t>
      </w:r>
    </w:p>
    <w:p w14:paraId="70EDF5ED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Service</w:t>
      </w:r>
      <w:r>
        <w:t xml:space="preserve"> – ProductService to handle business logic. </w:t>
      </w:r>
    </w:p>
    <w:p w14:paraId="740080BA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Controller</w:t>
      </w:r>
      <w:r>
        <w:t xml:space="preserve"> – ProductController for REST APIs. </w:t>
      </w:r>
    </w:p>
    <w:p w14:paraId="525754AF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Aspect</w:t>
      </w:r>
      <w:r>
        <w:t xml:space="preserve"> – LoggingAspect to log method calls in ProductService. </w:t>
      </w:r>
    </w:p>
    <w:p w14:paraId="7B5893D0" w14:textId="77777777" w:rsidR="00E27E70" w:rsidRDefault="00000000">
      <w:pPr>
        <w:numPr>
          <w:ilvl w:val="0"/>
          <w:numId w:val="2"/>
        </w:numPr>
        <w:ind w:right="0" w:hanging="420"/>
      </w:pPr>
      <w:r>
        <w:rPr>
          <w:b/>
        </w:rPr>
        <w:t>Database</w:t>
      </w:r>
      <w:r>
        <w:t xml:space="preserve"> – H2 in-memory DB or MySQL. </w:t>
      </w:r>
    </w:p>
    <w:p w14:paraId="102B9564" w14:textId="77777777" w:rsidR="00E27E70" w:rsidRDefault="00000000">
      <w:pPr>
        <w:numPr>
          <w:ilvl w:val="0"/>
          <w:numId w:val="2"/>
        </w:numPr>
        <w:spacing w:after="276"/>
        <w:ind w:right="0" w:hanging="420"/>
      </w:pPr>
      <w:r>
        <w:rPr>
          <w:b/>
        </w:rPr>
        <w:t>Dependency Management</w:t>
      </w:r>
      <w:r>
        <w:t xml:space="preserve"> – Managed via Maven (pom.xml). </w:t>
      </w:r>
    </w:p>
    <w:p w14:paraId="730ED67F" w14:textId="77777777" w:rsidR="00E27E70" w:rsidRDefault="00000000">
      <w:pPr>
        <w:spacing w:after="316" w:line="260" w:lineRule="auto"/>
        <w:ind w:left="-5" w:right="0"/>
      </w:pPr>
      <w:r>
        <w:t xml:space="preserve">This demonstrates the use of </w:t>
      </w:r>
      <w:r>
        <w:rPr>
          <w:b/>
        </w:rPr>
        <w:t>Spring Data JPA</w:t>
      </w:r>
      <w:r>
        <w:t xml:space="preserve">, </w:t>
      </w:r>
      <w:r>
        <w:rPr>
          <w:b/>
        </w:rPr>
        <w:t>Spring AOP</w:t>
      </w:r>
      <w:r>
        <w:t xml:space="preserve">, and </w:t>
      </w:r>
      <w:r>
        <w:rPr>
          <w:b/>
        </w:rPr>
        <w:t>RESTful API development</w:t>
      </w:r>
      <w:r>
        <w:t xml:space="preserve">. </w:t>
      </w:r>
    </w:p>
    <w:p w14:paraId="1B47B6AE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9380475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50FCEC6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A7C6CB4" w14:textId="77777777" w:rsidR="00E27E70" w:rsidRDefault="00000000">
      <w:pPr>
        <w:spacing w:after="0" w:line="259" w:lineRule="auto"/>
        <w:ind w:left="-5" w:right="2248"/>
      </w:pPr>
      <w:r>
        <w:rPr>
          <w:b/>
          <w:sz w:val="28"/>
        </w:rPr>
        <w:t xml:space="preserve">Program: </w:t>
      </w:r>
    </w:p>
    <w:p w14:paraId="02630904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F2CE697" w14:textId="77777777" w:rsidR="00784447" w:rsidRDefault="00000000">
      <w:pPr>
        <w:spacing w:after="36" w:line="398" w:lineRule="auto"/>
        <w:ind w:left="-5" w:right="1431"/>
        <w:jc w:val="both"/>
        <w:rPr>
          <w:b/>
          <w:sz w:val="28"/>
        </w:rPr>
      </w:pPr>
      <w:r>
        <w:rPr>
          <w:b/>
          <w:sz w:val="28"/>
          <w:u w:val="single" w:color="000000"/>
        </w:rPr>
        <w:t>ProductRepository.java (Interface)</w:t>
      </w:r>
      <w:r>
        <w:rPr>
          <w:b/>
          <w:sz w:val="28"/>
        </w:rPr>
        <w:t xml:space="preserve"> </w:t>
      </w:r>
    </w:p>
    <w:p w14:paraId="155764C2" w14:textId="36EF12F7" w:rsidR="00784447" w:rsidRDefault="00784447">
      <w:pPr>
        <w:spacing w:after="36" w:line="398" w:lineRule="auto"/>
        <w:ind w:left="-5" w:right="1431"/>
        <w:jc w:val="both"/>
      </w:pPr>
      <w:r>
        <w:rPr>
          <w:b/>
        </w:rPr>
        <w:t>P</w:t>
      </w:r>
      <w:r w:rsidR="00000000">
        <w:rPr>
          <w:b/>
        </w:rPr>
        <w:t>ackage</w:t>
      </w:r>
      <w:r>
        <w:rPr>
          <w:b/>
        </w:rPr>
        <w:t xml:space="preserve"> </w:t>
      </w:r>
      <w:proofErr w:type="spellStart"/>
      <w:r w:rsidR="00000000">
        <w:t>com.example.demo</w:t>
      </w:r>
      <w:proofErr w:type="spellEnd"/>
      <w:r w:rsidR="00000000">
        <w:t xml:space="preserve">; </w:t>
      </w:r>
    </w:p>
    <w:p w14:paraId="20AA0E30" w14:textId="77777777" w:rsidR="00784447" w:rsidRDefault="00784447">
      <w:pPr>
        <w:spacing w:after="36" w:line="398" w:lineRule="auto"/>
        <w:ind w:left="-5" w:right="1431"/>
        <w:jc w:val="both"/>
      </w:pPr>
      <w:r>
        <w:rPr>
          <w:b/>
        </w:rPr>
        <w:t>I</w:t>
      </w:r>
      <w:r w:rsidR="00000000">
        <w:rPr>
          <w:b/>
        </w:rPr>
        <w:t>mport</w:t>
      </w:r>
      <w:r>
        <w:t xml:space="preserve"> </w:t>
      </w:r>
      <w:proofErr w:type="spellStart"/>
      <w:r w:rsidR="00000000">
        <w:t>org.springframework.data.jpa.repository.JpaRepository</w:t>
      </w:r>
      <w:proofErr w:type="spellEnd"/>
      <w:r w:rsidR="00000000">
        <w:t xml:space="preserve">; </w:t>
      </w:r>
    </w:p>
    <w:p w14:paraId="2C5D86D7" w14:textId="2F6DC1A1" w:rsidR="00E27E70" w:rsidRDefault="00000000">
      <w:pPr>
        <w:spacing w:after="36" w:line="398" w:lineRule="auto"/>
        <w:ind w:left="-5" w:right="1431"/>
        <w:jc w:val="both"/>
      </w:pPr>
      <w:r>
        <w:rPr>
          <w:b/>
        </w:rPr>
        <w:t>public</w:t>
      </w:r>
      <w:r>
        <w:t xml:space="preserve"> </w:t>
      </w:r>
      <w:r>
        <w:rPr>
          <w:b/>
        </w:rPr>
        <w:t>interface</w:t>
      </w:r>
      <w:r>
        <w:t xml:space="preserve"> </w:t>
      </w:r>
      <w:proofErr w:type="spellStart"/>
      <w:r>
        <w:t>ProductRepository</w:t>
      </w:r>
      <w:proofErr w:type="spellEnd"/>
      <w:r>
        <w:t xml:space="preserve"> </w:t>
      </w:r>
      <w:r>
        <w:rPr>
          <w:b/>
        </w:rPr>
        <w:t>extends</w:t>
      </w:r>
      <w:r>
        <w:t xml:space="preserve"> JpaRepository&lt;Product, Long&gt; { } </w:t>
      </w:r>
    </w:p>
    <w:p w14:paraId="1B0ABC47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5E5B5EE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8811F89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6CA3ADD3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E50566F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4B10D7FC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3971780" w14:textId="77777777" w:rsidR="00784447" w:rsidRDefault="00000000">
      <w:pPr>
        <w:spacing w:line="398" w:lineRule="auto"/>
        <w:ind w:left="-5" w:right="4362"/>
        <w:rPr>
          <w:b/>
          <w:sz w:val="28"/>
        </w:rPr>
      </w:pPr>
      <w:r>
        <w:rPr>
          <w:b/>
          <w:sz w:val="28"/>
          <w:u w:val="single" w:color="000000"/>
        </w:rPr>
        <w:lastRenderedPageBreak/>
        <w:t>ProductService.java</w:t>
      </w:r>
      <w:r>
        <w:rPr>
          <w:b/>
          <w:sz w:val="28"/>
        </w:rPr>
        <w:t xml:space="preserve"> </w:t>
      </w:r>
    </w:p>
    <w:p w14:paraId="32515B43" w14:textId="249FDA57" w:rsidR="00784447" w:rsidRDefault="00000000">
      <w:pPr>
        <w:spacing w:line="398" w:lineRule="auto"/>
        <w:ind w:left="-5" w:right="4362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603ABB75" w14:textId="066D8343" w:rsidR="00E27E70" w:rsidRDefault="00000000">
      <w:pPr>
        <w:spacing w:line="398" w:lineRule="auto"/>
        <w:ind w:left="-5" w:right="4362"/>
      </w:pPr>
      <w:r>
        <w:t xml:space="preserve">import </w:t>
      </w:r>
      <w:proofErr w:type="spellStart"/>
      <w:r>
        <w:t>org.springframework.stereotype.Service</w:t>
      </w:r>
      <w:proofErr w:type="spellEnd"/>
      <w:r>
        <w:t xml:space="preserve">; import </w:t>
      </w:r>
      <w:proofErr w:type="spellStart"/>
      <w:r>
        <w:t>java.util.List</w:t>
      </w:r>
      <w:proofErr w:type="spellEnd"/>
      <w:r>
        <w:t xml:space="preserve">; </w:t>
      </w:r>
    </w:p>
    <w:p w14:paraId="332D904F" w14:textId="77777777" w:rsidR="00784447" w:rsidRDefault="00000000">
      <w:pPr>
        <w:spacing w:line="395" w:lineRule="auto"/>
        <w:ind w:left="-5" w:right="3995"/>
      </w:pPr>
      <w:r>
        <w:t xml:space="preserve">@Service public class ProductService {     </w:t>
      </w:r>
    </w:p>
    <w:p w14:paraId="5BD747C4" w14:textId="77777777" w:rsidR="00784447" w:rsidRDefault="00000000">
      <w:pPr>
        <w:spacing w:line="395" w:lineRule="auto"/>
        <w:ind w:left="-5" w:right="3995"/>
      </w:pPr>
      <w:r>
        <w:t xml:space="preserve">private final </w:t>
      </w:r>
      <w:proofErr w:type="spellStart"/>
      <w:r>
        <w:t>ProductRepository</w:t>
      </w:r>
      <w:proofErr w:type="spellEnd"/>
      <w:r>
        <w:t xml:space="preserve"> repo;     </w:t>
      </w:r>
    </w:p>
    <w:p w14:paraId="48365A56" w14:textId="7605E962" w:rsidR="00E27E70" w:rsidRDefault="00000000">
      <w:pPr>
        <w:spacing w:line="395" w:lineRule="auto"/>
        <w:ind w:left="-5" w:right="3995"/>
      </w:pPr>
      <w:r>
        <w:t xml:space="preserve">public </w:t>
      </w:r>
      <w:proofErr w:type="spellStart"/>
      <w:r>
        <w:t>ProductService</w:t>
      </w:r>
      <w:proofErr w:type="spellEnd"/>
      <w:r>
        <w:t>(</w:t>
      </w:r>
      <w:proofErr w:type="spellStart"/>
      <w:r>
        <w:t>ProductRepository</w:t>
      </w:r>
      <w:proofErr w:type="spellEnd"/>
      <w:r>
        <w:t xml:space="preserve"> repo) {         </w:t>
      </w:r>
      <w:proofErr w:type="spellStart"/>
      <w:r>
        <w:t>this.repo</w:t>
      </w:r>
      <w:proofErr w:type="spellEnd"/>
      <w:r>
        <w:t xml:space="preserve"> = repo; </w:t>
      </w:r>
    </w:p>
    <w:p w14:paraId="68345F1F" w14:textId="77777777" w:rsidR="00E27E70" w:rsidRDefault="00000000">
      <w:pPr>
        <w:spacing w:after="152"/>
        <w:ind w:left="-5" w:right="0"/>
      </w:pPr>
      <w:r>
        <w:t xml:space="preserve">    } </w:t>
      </w:r>
    </w:p>
    <w:p w14:paraId="3C3205D9" w14:textId="77777777" w:rsidR="00E27E70" w:rsidRDefault="00000000">
      <w:pPr>
        <w:spacing w:line="396" w:lineRule="auto"/>
        <w:ind w:left="-5" w:right="3594"/>
      </w:pPr>
      <w:r>
        <w:t xml:space="preserve">    public Product saveProduct(Product product) {         return repo.save(product); </w:t>
      </w:r>
    </w:p>
    <w:p w14:paraId="66172AA6" w14:textId="77777777" w:rsidR="00E27E70" w:rsidRDefault="00000000">
      <w:pPr>
        <w:spacing w:after="154"/>
        <w:ind w:left="-5" w:right="0"/>
      </w:pPr>
      <w:r>
        <w:t xml:space="preserve">    } </w:t>
      </w:r>
    </w:p>
    <w:p w14:paraId="21CC13D3" w14:textId="77777777" w:rsidR="00E27E70" w:rsidRDefault="00000000">
      <w:pPr>
        <w:spacing w:line="394" w:lineRule="auto"/>
        <w:ind w:left="-5" w:right="4223"/>
      </w:pPr>
      <w:r>
        <w:t xml:space="preserve">    public List&lt;Product&gt; getAllProducts() {         return repo.findAll(); </w:t>
      </w:r>
    </w:p>
    <w:p w14:paraId="2D21403F" w14:textId="77777777" w:rsidR="00E27E70" w:rsidRDefault="00000000">
      <w:pPr>
        <w:spacing w:after="154"/>
        <w:ind w:left="-5" w:right="0"/>
      </w:pPr>
      <w:r>
        <w:t xml:space="preserve">    } </w:t>
      </w:r>
    </w:p>
    <w:p w14:paraId="6FAA8C5F" w14:textId="77777777" w:rsidR="00E27E70" w:rsidRDefault="00000000">
      <w:pPr>
        <w:spacing w:after="154"/>
        <w:ind w:left="-5" w:right="0"/>
      </w:pPr>
      <w:r>
        <w:t xml:space="preserve">} </w:t>
      </w:r>
    </w:p>
    <w:p w14:paraId="7CD81065" w14:textId="77777777" w:rsidR="00E27E70" w:rsidRDefault="00000000">
      <w:pPr>
        <w:spacing w:after="194" w:line="259" w:lineRule="auto"/>
        <w:ind w:left="0" w:right="0" w:firstLine="0"/>
      </w:pPr>
      <w:r>
        <w:t xml:space="preserve"> </w:t>
      </w:r>
    </w:p>
    <w:p w14:paraId="688AAD6F" w14:textId="77777777" w:rsidR="00784447" w:rsidRDefault="00000000">
      <w:pPr>
        <w:spacing w:line="397" w:lineRule="auto"/>
        <w:ind w:left="-5" w:right="3685"/>
      </w:pPr>
      <w:proofErr w:type="spellStart"/>
      <w:r>
        <w:rPr>
          <w:b/>
          <w:sz w:val="28"/>
          <w:u w:val="single" w:color="000000"/>
        </w:rPr>
        <w:t>application.properties</w:t>
      </w:r>
      <w:proofErr w:type="spellEnd"/>
      <w:r>
        <w:rPr>
          <w:b/>
          <w:sz w:val="28"/>
        </w:rPr>
        <w:t xml:space="preserve"> </w:t>
      </w:r>
      <w:r>
        <w:t>spring.application.name=Product</w:t>
      </w:r>
    </w:p>
    <w:p w14:paraId="665AC9EA" w14:textId="00175A22" w:rsidR="00784447" w:rsidRDefault="00000000">
      <w:pPr>
        <w:spacing w:line="397" w:lineRule="auto"/>
        <w:ind w:left="-5" w:right="3685"/>
      </w:pPr>
      <w:r>
        <w:t>spring.datasource.url=</w:t>
      </w:r>
      <w:proofErr w:type="spellStart"/>
      <w:r>
        <w:t>jdbc:mysql</w:t>
      </w:r>
      <w:proofErr w:type="spellEnd"/>
      <w:r>
        <w:t>://localhost:3306/ne</w:t>
      </w:r>
      <w:r w:rsidR="00784447">
        <w:t>w</w:t>
      </w:r>
    </w:p>
    <w:p w14:paraId="3779A468" w14:textId="5FEB70FF" w:rsidR="00784447" w:rsidRDefault="00000000">
      <w:pPr>
        <w:spacing w:line="397" w:lineRule="auto"/>
        <w:ind w:left="-5" w:right="3685"/>
      </w:pPr>
      <w:r>
        <w:t xml:space="preserve"> </w:t>
      </w:r>
      <w:proofErr w:type="spellStart"/>
      <w:r>
        <w:t>spring.datasource.username</w:t>
      </w:r>
      <w:proofErr w:type="spellEnd"/>
      <w:r>
        <w:t xml:space="preserve">=root </w:t>
      </w:r>
      <w:proofErr w:type="spellStart"/>
      <w:r>
        <w:t>spring.datasource.password</w:t>
      </w:r>
      <w:proofErr w:type="spellEnd"/>
      <w:r>
        <w:t>=</w:t>
      </w:r>
      <w:r w:rsidR="00784447">
        <w:t>Satya@123</w:t>
      </w:r>
      <w:r>
        <w:t xml:space="preserve"> </w:t>
      </w:r>
      <w:proofErr w:type="spellStart"/>
      <w:r>
        <w:t>spring.jpa.hibernate.ddl</w:t>
      </w:r>
      <w:proofErr w:type="spellEnd"/>
      <w:r>
        <w:t xml:space="preserve">-auto=create-drop </w:t>
      </w:r>
      <w:proofErr w:type="spellStart"/>
      <w:r>
        <w:t>spring.jpa.show-sql</w:t>
      </w:r>
      <w:proofErr w:type="spellEnd"/>
      <w:r>
        <w:t xml:space="preserve">=true </w:t>
      </w:r>
    </w:p>
    <w:p w14:paraId="07F9E483" w14:textId="55BC64F3" w:rsidR="00E27E70" w:rsidRDefault="00000000">
      <w:pPr>
        <w:spacing w:line="397" w:lineRule="auto"/>
        <w:ind w:left="-5" w:right="3685"/>
      </w:pPr>
      <w:proofErr w:type="spellStart"/>
      <w:r>
        <w:t>server.port</w:t>
      </w:r>
      <w:proofErr w:type="spellEnd"/>
      <w:r>
        <w:t xml:space="preserve">=8805 </w:t>
      </w:r>
    </w:p>
    <w:p w14:paraId="18C025C5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E75C88A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8E61B45" w14:textId="77777777" w:rsidR="00784447" w:rsidRDefault="00784447">
      <w:pPr>
        <w:spacing w:line="397" w:lineRule="auto"/>
        <w:ind w:left="-5" w:right="4835"/>
        <w:rPr>
          <w:b/>
          <w:sz w:val="28"/>
          <w:u w:val="single" w:color="000000"/>
        </w:rPr>
      </w:pPr>
    </w:p>
    <w:p w14:paraId="0C6FE9F7" w14:textId="3C6F6799" w:rsidR="00784447" w:rsidRDefault="00000000">
      <w:pPr>
        <w:spacing w:line="397" w:lineRule="auto"/>
        <w:ind w:left="-5" w:right="4835"/>
        <w:rPr>
          <w:b/>
          <w:sz w:val="28"/>
        </w:rPr>
      </w:pPr>
      <w:r>
        <w:rPr>
          <w:b/>
          <w:sz w:val="28"/>
          <w:u w:val="single" w:color="000000"/>
        </w:rPr>
        <w:lastRenderedPageBreak/>
        <w:t>Product.java</w:t>
      </w:r>
      <w:r>
        <w:rPr>
          <w:b/>
          <w:sz w:val="28"/>
        </w:rPr>
        <w:t xml:space="preserve"> </w:t>
      </w:r>
    </w:p>
    <w:p w14:paraId="59C23B3A" w14:textId="77777777" w:rsidR="00784447" w:rsidRDefault="00000000">
      <w:pPr>
        <w:spacing w:line="397" w:lineRule="auto"/>
        <w:ind w:left="-5" w:right="4835"/>
      </w:pPr>
      <w:r>
        <w:t xml:space="preserve">package </w:t>
      </w:r>
      <w:proofErr w:type="spellStart"/>
      <w:r>
        <w:t>com.example</w:t>
      </w:r>
      <w:proofErr w:type="spellEnd"/>
      <w:r>
        <w:t xml:space="preserve">; </w:t>
      </w:r>
    </w:p>
    <w:p w14:paraId="0C31876B" w14:textId="77777777" w:rsidR="00784447" w:rsidRDefault="00000000">
      <w:pPr>
        <w:spacing w:line="397" w:lineRule="auto"/>
        <w:ind w:left="-5" w:right="4835"/>
      </w:pPr>
      <w:r>
        <w:t xml:space="preserve">import </w:t>
      </w:r>
      <w:proofErr w:type="spellStart"/>
      <w:r>
        <w:t>jakarta.persistence.Entity</w:t>
      </w:r>
      <w:proofErr w:type="spellEnd"/>
      <w:r>
        <w:t xml:space="preserve">; </w:t>
      </w:r>
    </w:p>
    <w:p w14:paraId="279B2509" w14:textId="0B671231" w:rsidR="00E27E70" w:rsidRDefault="00000000">
      <w:pPr>
        <w:spacing w:line="397" w:lineRule="auto"/>
        <w:ind w:left="-5" w:right="4835"/>
      </w:pPr>
      <w:r>
        <w:t xml:space="preserve">import </w:t>
      </w:r>
      <w:proofErr w:type="spellStart"/>
      <w:r>
        <w:t>jakarta.persistence.GeneratedValue</w:t>
      </w:r>
      <w:proofErr w:type="spellEnd"/>
      <w:r>
        <w:t xml:space="preserve">; import </w:t>
      </w:r>
      <w:proofErr w:type="spellStart"/>
      <w:r>
        <w:t>jakarta.persistence.GenerationType</w:t>
      </w:r>
      <w:proofErr w:type="spellEnd"/>
      <w:r>
        <w:t xml:space="preserve">; import jakarta.persistence.Id; </w:t>
      </w:r>
    </w:p>
    <w:p w14:paraId="05E88804" w14:textId="77777777" w:rsidR="00E27E70" w:rsidRDefault="00000000">
      <w:pPr>
        <w:spacing w:line="396" w:lineRule="auto"/>
        <w:ind w:left="-5" w:right="6874"/>
      </w:pPr>
      <w:r>
        <w:t xml:space="preserve">@Entity public class Product { </w:t>
      </w:r>
    </w:p>
    <w:p w14:paraId="44B6A857" w14:textId="77777777" w:rsidR="00E27E70" w:rsidRDefault="00000000">
      <w:pPr>
        <w:spacing w:after="154"/>
        <w:ind w:left="-5" w:right="0"/>
      </w:pPr>
      <w:r>
        <w:t xml:space="preserve">    @Id </w:t>
      </w:r>
    </w:p>
    <w:p w14:paraId="2E64F5DC" w14:textId="77777777" w:rsidR="00E27E70" w:rsidRDefault="00000000">
      <w:pPr>
        <w:spacing w:after="152"/>
        <w:ind w:left="-5" w:right="0"/>
      </w:pPr>
      <w:r>
        <w:t xml:space="preserve">    @GeneratedValue(strategy = GenerationType.IDENTITY) </w:t>
      </w:r>
    </w:p>
    <w:p w14:paraId="7238D41B" w14:textId="77777777" w:rsidR="00E27E70" w:rsidRDefault="00000000">
      <w:pPr>
        <w:spacing w:after="154"/>
        <w:ind w:left="-5" w:right="0"/>
      </w:pPr>
      <w:r>
        <w:t xml:space="preserve">    private long id; </w:t>
      </w:r>
    </w:p>
    <w:p w14:paraId="6B3E5E74" w14:textId="77777777" w:rsidR="00784447" w:rsidRDefault="00000000" w:rsidP="00784447">
      <w:pPr>
        <w:spacing w:after="158" w:line="259" w:lineRule="auto"/>
        <w:ind w:left="0" w:right="0" w:firstLine="0"/>
      </w:pPr>
      <w:r>
        <w:t xml:space="preserve"> private String name;     </w:t>
      </w:r>
    </w:p>
    <w:p w14:paraId="576C9C8B" w14:textId="77777777" w:rsidR="00784447" w:rsidRDefault="00000000" w:rsidP="00784447">
      <w:pPr>
        <w:spacing w:after="158" w:line="259" w:lineRule="auto"/>
        <w:ind w:left="0" w:right="0" w:firstLine="0"/>
      </w:pPr>
      <w:r>
        <w:t xml:space="preserve">private double price;     </w:t>
      </w:r>
    </w:p>
    <w:p w14:paraId="2D320BB3" w14:textId="77777777" w:rsidR="00784447" w:rsidRDefault="00000000" w:rsidP="00784447">
      <w:pPr>
        <w:spacing w:after="158" w:line="259" w:lineRule="auto"/>
        <w:ind w:left="0" w:right="0" w:firstLine="0"/>
      </w:pPr>
      <w:r>
        <w:t xml:space="preserve">public Product() {}     </w:t>
      </w:r>
    </w:p>
    <w:p w14:paraId="7F5577A5" w14:textId="77777777" w:rsidR="00784447" w:rsidRDefault="00000000" w:rsidP="00784447">
      <w:pPr>
        <w:spacing w:after="158" w:line="259" w:lineRule="auto"/>
        <w:ind w:left="0" w:right="0" w:firstLine="0"/>
      </w:pPr>
      <w:r>
        <w:t xml:space="preserve">public Product(String name, double price) {         </w:t>
      </w:r>
    </w:p>
    <w:p w14:paraId="6CE5635C" w14:textId="77777777" w:rsidR="00784447" w:rsidRDefault="00000000" w:rsidP="00784447">
      <w:pPr>
        <w:spacing w:after="158" w:line="259" w:lineRule="auto"/>
        <w:ind w:left="0" w:right="0" w:firstLine="0"/>
      </w:pPr>
      <w:r>
        <w:t xml:space="preserve">this.name = name;         </w:t>
      </w:r>
    </w:p>
    <w:p w14:paraId="477C7103" w14:textId="0CDBF226" w:rsidR="00E27E70" w:rsidRDefault="00000000" w:rsidP="00784447">
      <w:pPr>
        <w:spacing w:after="158" w:line="259" w:lineRule="auto"/>
        <w:ind w:left="0" w:right="0" w:firstLine="0"/>
      </w:pPr>
      <w:proofErr w:type="spellStart"/>
      <w:r>
        <w:t>this.price</w:t>
      </w:r>
      <w:proofErr w:type="spellEnd"/>
      <w:r>
        <w:t xml:space="preserve"> = price; </w:t>
      </w:r>
    </w:p>
    <w:p w14:paraId="0C085510" w14:textId="48D9BE17" w:rsidR="00E27E70" w:rsidRDefault="00000000">
      <w:pPr>
        <w:spacing w:after="154"/>
        <w:ind w:left="-5" w:right="0"/>
      </w:pPr>
      <w:r>
        <w:t xml:space="preserve"> } </w:t>
      </w:r>
    </w:p>
    <w:p w14:paraId="1075E5FF" w14:textId="1C148F29" w:rsidR="00784447" w:rsidRDefault="00000000">
      <w:pPr>
        <w:spacing w:line="395" w:lineRule="auto"/>
        <w:ind w:left="-5" w:right="3251"/>
      </w:pPr>
      <w:r>
        <w:t xml:space="preserve">   // getters &amp; setters     </w:t>
      </w:r>
    </w:p>
    <w:p w14:paraId="12BA9C8D" w14:textId="77777777" w:rsidR="00784447" w:rsidRDefault="00000000" w:rsidP="00784447">
      <w:pPr>
        <w:spacing w:line="395" w:lineRule="auto"/>
        <w:ind w:left="-5" w:right="3251"/>
      </w:pPr>
      <w:r>
        <w:t xml:space="preserve">public Long </w:t>
      </w:r>
      <w:proofErr w:type="spellStart"/>
      <w:r>
        <w:t>getId</w:t>
      </w:r>
      <w:proofErr w:type="spellEnd"/>
      <w:r>
        <w:t xml:space="preserve">() { return id; } </w:t>
      </w:r>
    </w:p>
    <w:p w14:paraId="36B3F98A" w14:textId="55F0D224" w:rsidR="00E27E70" w:rsidRDefault="00000000" w:rsidP="00784447">
      <w:pPr>
        <w:spacing w:line="395" w:lineRule="auto"/>
        <w:ind w:left="-5" w:right="3251"/>
      </w:pPr>
      <w:r>
        <w:t xml:space="preserve">public void </w:t>
      </w:r>
      <w:proofErr w:type="spellStart"/>
      <w:r>
        <w:t>setId</w:t>
      </w:r>
      <w:proofErr w:type="spellEnd"/>
      <w:r>
        <w:t xml:space="preserve">(Long id) { this.id = id; }     public String getName() { return name; }     public void setName(String name) { this.name = name; }     public double getPrice() { return price; }     public void setPrice(double price) { this.price = price; } </w:t>
      </w:r>
    </w:p>
    <w:p w14:paraId="3178FBD9" w14:textId="77777777" w:rsidR="00E27E70" w:rsidRDefault="00000000">
      <w:pPr>
        <w:spacing w:after="154"/>
        <w:ind w:left="-5" w:right="0"/>
      </w:pPr>
      <w:r>
        <w:t xml:space="preserve">} </w:t>
      </w:r>
    </w:p>
    <w:p w14:paraId="09629013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53DCD05" w14:textId="77777777" w:rsidR="00E27E70" w:rsidRDefault="00000000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9B2FE77" w14:textId="77777777" w:rsidR="007B64A7" w:rsidRDefault="00000000">
      <w:pPr>
        <w:spacing w:line="398" w:lineRule="auto"/>
        <w:ind w:left="-5" w:right="3986"/>
        <w:rPr>
          <w:ins w:id="0" w:author="24M11MC094" w:date="2025-09-26T11:48:00Z" w16du:dateUtc="2025-09-26T06:18:00Z"/>
        </w:rPr>
      </w:pPr>
      <w:r>
        <w:rPr>
          <w:b/>
          <w:sz w:val="28"/>
          <w:u w:val="single" w:color="000000"/>
        </w:rPr>
        <w:lastRenderedPageBreak/>
        <w:t>ProductController.java</w:t>
      </w:r>
      <w:r>
        <w:rPr>
          <w:b/>
          <w:sz w:val="28"/>
        </w:rPr>
        <w:t xml:space="preserve"> </w:t>
      </w:r>
      <w:r>
        <w:t xml:space="preserve">package </w:t>
      </w:r>
      <w:proofErr w:type="spellStart"/>
      <w:r>
        <w:t>com.example.demo</w:t>
      </w:r>
      <w:proofErr w:type="spellEnd"/>
      <w:r>
        <w:t>;</w:t>
      </w:r>
    </w:p>
    <w:p w14:paraId="4EEF016C" w14:textId="7381D713" w:rsidR="00E27E70" w:rsidRDefault="00000000">
      <w:pPr>
        <w:spacing w:line="398" w:lineRule="auto"/>
        <w:ind w:left="-5" w:right="3986"/>
      </w:pPr>
      <w:r>
        <w:t xml:space="preserve"> </w:t>
      </w:r>
      <w:r w:rsidR="00E3564F">
        <w:t>I</w:t>
      </w:r>
      <w:r>
        <w:t>mpo</w:t>
      </w:r>
      <w:r w:rsidR="00E3564F">
        <w:t xml:space="preserve">rt </w:t>
      </w:r>
      <w:proofErr w:type="spellStart"/>
      <w:r>
        <w:t>org.springframework.web.bind.annotation</w:t>
      </w:r>
      <w:proofErr w:type="spellEnd"/>
      <w:r>
        <w:t xml:space="preserve">.*; import </w:t>
      </w:r>
      <w:proofErr w:type="spellStart"/>
      <w:r>
        <w:t>java.util.List</w:t>
      </w:r>
      <w:proofErr w:type="spellEnd"/>
      <w:r>
        <w:t xml:space="preserve">; </w:t>
      </w:r>
    </w:p>
    <w:p w14:paraId="42166673" w14:textId="77777777" w:rsidR="00E27E70" w:rsidRDefault="00000000">
      <w:pPr>
        <w:spacing w:after="154"/>
        <w:ind w:left="-5" w:right="0"/>
      </w:pPr>
      <w:r>
        <w:t xml:space="preserve">@RestController </w:t>
      </w:r>
    </w:p>
    <w:p w14:paraId="706517ED" w14:textId="77777777" w:rsidR="00E27E70" w:rsidRDefault="00000000">
      <w:pPr>
        <w:spacing w:line="395" w:lineRule="auto"/>
        <w:ind w:left="-5" w:right="3810"/>
      </w:pPr>
      <w:r>
        <w:t xml:space="preserve">@RequestMapping("/products") public class ProductController {     private final ProductService service;     public ProductController(ProductService service) {         this.service = service; </w:t>
      </w:r>
    </w:p>
    <w:p w14:paraId="7153CA3E" w14:textId="77777777" w:rsidR="00E27E70" w:rsidRDefault="00000000">
      <w:pPr>
        <w:spacing w:after="152"/>
        <w:ind w:left="-5" w:right="0"/>
      </w:pPr>
      <w:r>
        <w:t xml:space="preserve">    } </w:t>
      </w:r>
    </w:p>
    <w:p w14:paraId="3682A323" w14:textId="77777777" w:rsidR="00E27E70" w:rsidRDefault="00000000">
      <w:pPr>
        <w:spacing w:line="396" w:lineRule="auto"/>
        <w:ind w:left="-5" w:right="2737"/>
      </w:pPr>
      <w:r>
        <w:t xml:space="preserve">    @PostMapping("/add")     public Product addProduct(@RequestBody Product product) {         return service.saveProduct(product); </w:t>
      </w:r>
    </w:p>
    <w:p w14:paraId="4CB93DDF" w14:textId="77777777" w:rsidR="00E27E70" w:rsidRDefault="00000000">
      <w:pPr>
        <w:spacing w:after="152"/>
        <w:ind w:left="-5" w:right="0"/>
      </w:pPr>
      <w:r>
        <w:t xml:space="preserve">    } </w:t>
      </w:r>
    </w:p>
    <w:p w14:paraId="79876AC7" w14:textId="77777777" w:rsidR="00E27E70" w:rsidRDefault="00000000">
      <w:pPr>
        <w:spacing w:line="396" w:lineRule="auto"/>
        <w:ind w:left="-5" w:right="4858"/>
      </w:pPr>
      <w:r>
        <w:t xml:space="preserve">    @GetMapping("/all")     public List&lt;Product&gt; getAllProducts() {         return service.getAllProducts(); </w:t>
      </w:r>
    </w:p>
    <w:p w14:paraId="5B183B2B" w14:textId="77777777" w:rsidR="00E27E70" w:rsidRDefault="00000000">
      <w:pPr>
        <w:spacing w:after="156"/>
        <w:ind w:left="-5" w:right="0"/>
      </w:pPr>
      <w:r>
        <w:t xml:space="preserve">    } </w:t>
      </w:r>
    </w:p>
    <w:p w14:paraId="4BA2C998" w14:textId="77777777" w:rsidR="00E27E70" w:rsidRDefault="00000000">
      <w:pPr>
        <w:spacing w:after="154"/>
        <w:ind w:left="-5" w:right="0"/>
      </w:pPr>
      <w:r>
        <w:t>}</w:t>
      </w:r>
      <w:r>
        <w:rPr>
          <w:b/>
        </w:rPr>
        <w:t xml:space="preserve">          </w:t>
      </w:r>
    </w:p>
    <w:p w14:paraId="3F1CB86A" w14:textId="77777777" w:rsidR="00E27E70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BDB9F70" w14:textId="77777777" w:rsidR="00E27E70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38058DD" w14:textId="77777777" w:rsidR="00E27E70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DDDF393" w14:textId="77777777" w:rsidR="00E27E70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36D60759" w14:textId="77777777" w:rsidR="00E27E70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BE4BCF8" w14:textId="77777777" w:rsidR="00E27E70" w:rsidRDefault="00000000">
      <w:pPr>
        <w:spacing w:line="397" w:lineRule="auto"/>
        <w:ind w:left="-5" w:right="3959"/>
      </w:pPr>
      <w:r>
        <w:rPr>
          <w:b/>
          <w:sz w:val="28"/>
          <w:u w:val="single" w:color="000000"/>
        </w:rPr>
        <w:t>LoggingAspect.java</w:t>
      </w:r>
      <w:r>
        <w:rPr>
          <w:b/>
          <w:sz w:val="28"/>
        </w:rPr>
        <w:t xml:space="preserve"> </w:t>
      </w:r>
      <w:r>
        <w:t xml:space="preserve">package com.example.demo; import org.aspectj.lang.JoinPoint; import </w:t>
      </w:r>
      <w:r>
        <w:lastRenderedPageBreak/>
        <w:t xml:space="preserve">org.aspectj.lang.annotation.Aspect; import org.aspectj.lang.annotation.Before; import org.springframework.stereotype.Component; </w:t>
      </w:r>
    </w:p>
    <w:p w14:paraId="2132558E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2308EBCC" w14:textId="77777777" w:rsidR="00E27E70" w:rsidRDefault="00000000">
      <w:pPr>
        <w:spacing w:after="154"/>
        <w:ind w:left="-5" w:right="0"/>
      </w:pPr>
      <w:r>
        <w:t xml:space="preserve">@Aspect </w:t>
      </w:r>
    </w:p>
    <w:p w14:paraId="284AC854" w14:textId="77777777" w:rsidR="00E27E70" w:rsidRDefault="00000000">
      <w:pPr>
        <w:spacing w:after="152"/>
        <w:ind w:left="-5" w:right="0"/>
      </w:pPr>
      <w:r>
        <w:t xml:space="preserve">@Component </w:t>
      </w:r>
    </w:p>
    <w:p w14:paraId="57F40279" w14:textId="77777777" w:rsidR="00E27E70" w:rsidRDefault="00000000">
      <w:pPr>
        <w:spacing w:after="154"/>
        <w:ind w:left="-5" w:right="0"/>
      </w:pPr>
      <w:r>
        <w:t xml:space="preserve">public class LoggingAspect { </w:t>
      </w:r>
    </w:p>
    <w:p w14:paraId="470FD27E" w14:textId="77777777" w:rsidR="00E27E70" w:rsidRDefault="00000000">
      <w:pPr>
        <w:spacing w:after="154"/>
        <w:ind w:left="-5" w:right="0"/>
      </w:pPr>
      <w:r>
        <w:t xml:space="preserve">    // Logs before executing any ProductService method </w:t>
      </w:r>
    </w:p>
    <w:p w14:paraId="450B1340" w14:textId="77777777" w:rsidR="00E27E70" w:rsidRDefault="00000000">
      <w:pPr>
        <w:spacing w:line="396" w:lineRule="auto"/>
        <w:ind w:left="-5" w:right="1712"/>
      </w:pPr>
      <w:r>
        <w:t xml:space="preserve">    @Before("execution(* com.example.demo.ProductService.*(..))")     public void logBefore(JoinPoint joinPoint) { </w:t>
      </w:r>
    </w:p>
    <w:p w14:paraId="54EE522B" w14:textId="77777777" w:rsidR="00E27E70" w:rsidRDefault="00000000">
      <w:pPr>
        <w:spacing w:after="154"/>
        <w:ind w:left="-5" w:right="0"/>
      </w:pPr>
      <w:r>
        <w:t xml:space="preserve">        System.out.println("&gt;&gt;&gt; Entering method: " + joinPoint.getSignature().getName()); </w:t>
      </w:r>
    </w:p>
    <w:p w14:paraId="55D3263E" w14:textId="77777777" w:rsidR="00E27E70" w:rsidRDefault="00000000">
      <w:pPr>
        <w:spacing w:after="169"/>
        <w:ind w:left="-5" w:right="0"/>
      </w:pPr>
      <w:r>
        <w:t xml:space="preserve">    } </w:t>
      </w:r>
    </w:p>
    <w:p w14:paraId="206F0493" w14:textId="77777777" w:rsidR="00E27E70" w:rsidRDefault="00000000">
      <w:pPr>
        <w:spacing w:after="109"/>
        <w:ind w:left="-5" w:right="0"/>
      </w:pPr>
      <w:r>
        <w:t>}</w:t>
      </w:r>
      <w:r>
        <w:rPr>
          <w:b/>
          <w:sz w:val="28"/>
        </w:rPr>
        <w:t xml:space="preserve"> </w:t>
      </w:r>
    </w:p>
    <w:p w14:paraId="5E0F2C08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07190454" w14:textId="77777777" w:rsidR="00E27E70" w:rsidRDefault="00000000">
      <w:pPr>
        <w:spacing w:after="156" w:line="259" w:lineRule="auto"/>
        <w:ind w:left="0" w:right="0" w:firstLine="0"/>
      </w:pPr>
      <w:r>
        <w:t xml:space="preserve"> </w:t>
      </w:r>
    </w:p>
    <w:p w14:paraId="65C7C0B0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3B38064A" w14:textId="77777777" w:rsidR="00E27E70" w:rsidRDefault="00000000">
      <w:pPr>
        <w:spacing w:after="159" w:line="259" w:lineRule="auto"/>
        <w:ind w:left="0" w:right="0" w:firstLine="0"/>
      </w:pPr>
      <w:r>
        <w:t xml:space="preserve"> </w:t>
      </w:r>
    </w:p>
    <w:p w14:paraId="6F56235D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697A8DC" w14:textId="77777777" w:rsidR="00E27E70" w:rsidRDefault="00000000">
      <w:pPr>
        <w:spacing w:after="156" w:line="259" w:lineRule="auto"/>
        <w:ind w:left="0" w:right="0" w:firstLine="0"/>
      </w:pPr>
      <w:r>
        <w:t xml:space="preserve"> </w:t>
      </w:r>
    </w:p>
    <w:p w14:paraId="1335E65A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15D2C9CA" w14:textId="77777777" w:rsidR="00E27E70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293FB9C" w14:textId="77777777" w:rsidR="00E27E70" w:rsidRDefault="00000000">
      <w:pPr>
        <w:spacing w:after="196" w:line="259" w:lineRule="auto"/>
        <w:ind w:left="0" w:right="0" w:firstLine="0"/>
      </w:pPr>
      <w:r>
        <w:t xml:space="preserve"> </w:t>
      </w:r>
    </w:p>
    <w:p w14:paraId="1228767A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555E1E4" w14:textId="77777777" w:rsidR="00E27E70" w:rsidRDefault="00000000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AC7AAD1" w14:textId="77777777" w:rsidR="00E27E70" w:rsidRDefault="00000000">
      <w:pPr>
        <w:spacing w:line="397" w:lineRule="auto"/>
        <w:ind w:left="-5" w:right="2006"/>
      </w:pPr>
      <w:r>
        <w:rPr>
          <w:b/>
          <w:sz w:val="28"/>
          <w:u w:val="single" w:color="000000"/>
        </w:rPr>
        <w:t>main.java</w:t>
      </w:r>
      <w:r>
        <w:rPr>
          <w:b/>
          <w:sz w:val="28"/>
        </w:rPr>
        <w:t xml:space="preserve"> </w:t>
      </w:r>
      <w:r>
        <w:t xml:space="preserve">package com.example.demo; import org.springframework.boot.CommandLineRunner; import org.springframework.boot.SpringApplication; import </w:t>
      </w:r>
      <w:r>
        <w:lastRenderedPageBreak/>
        <w:t xml:space="preserve">org.springframework.boot.autoconfigure.SpringBootApplication; import org.springframework.context.annotation.Bean; </w:t>
      </w:r>
    </w:p>
    <w:p w14:paraId="18F0D63D" w14:textId="77777777" w:rsidR="00E27E70" w:rsidRDefault="00000000">
      <w:pPr>
        <w:spacing w:line="407" w:lineRule="auto"/>
        <w:ind w:left="-5" w:right="4531"/>
      </w:pPr>
      <w:r>
        <w:t xml:space="preserve">@SpringBootApplication public class ProductApplication {  </w:t>
      </w:r>
      <w:r>
        <w:tab/>
        <w:t xml:space="preserve">public static void main(String[] args) { </w:t>
      </w:r>
    </w:p>
    <w:p w14:paraId="6A57B27B" w14:textId="77777777" w:rsidR="00E27E70" w:rsidRDefault="00000000">
      <w:pPr>
        <w:tabs>
          <w:tab w:val="center" w:pos="720"/>
          <w:tab w:val="center" w:pos="4097"/>
        </w:tabs>
        <w:spacing w:after="190"/>
        <w:ind w:left="-15" w:right="0" w:firstLine="0"/>
      </w:pPr>
      <w:r>
        <w:t xml:space="preserve"> </w:t>
      </w:r>
      <w:r>
        <w:tab/>
        <w:t xml:space="preserve"> </w:t>
      </w:r>
      <w:r>
        <w:tab/>
        <w:t>SpringApplication.</w:t>
      </w:r>
      <w:r>
        <w:rPr>
          <w:i/>
        </w:rPr>
        <w:t>run</w:t>
      </w:r>
      <w:r>
        <w:t xml:space="preserve">(ProductApplication.class, args); </w:t>
      </w:r>
    </w:p>
    <w:p w14:paraId="41670E19" w14:textId="77777777" w:rsidR="00E27E70" w:rsidRDefault="00000000">
      <w:pPr>
        <w:tabs>
          <w:tab w:val="center" w:pos="778"/>
        </w:tabs>
        <w:spacing w:after="188"/>
        <w:ind w:left="-15" w:right="0" w:firstLine="0"/>
      </w:pPr>
      <w:r>
        <w:t xml:space="preserve"> </w:t>
      </w:r>
      <w:r>
        <w:tab/>
        <w:t xml:space="preserve">} </w:t>
      </w:r>
    </w:p>
    <w:p w14:paraId="2994A0C3" w14:textId="77777777" w:rsidR="00E27E70" w:rsidRDefault="00000000">
      <w:pPr>
        <w:tabs>
          <w:tab w:val="center" w:pos="1106"/>
        </w:tabs>
        <w:spacing w:after="190"/>
        <w:ind w:left="-15" w:right="0" w:firstLine="0"/>
      </w:pPr>
      <w:r>
        <w:t xml:space="preserve"> </w:t>
      </w:r>
      <w:r>
        <w:tab/>
        <w:t xml:space="preserve"> @Bean </w:t>
      </w:r>
    </w:p>
    <w:p w14:paraId="45E81DD9" w14:textId="77777777" w:rsidR="00E27E70" w:rsidRDefault="00000000">
      <w:pPr>
        <w:spacing w:line="426" w:lineRule="auto"/>
        <w:ind w:left="-5" w:right="2571"/>
      </w:pPr>
      <w:r>
        <w:t xml:space="preserve"> </w:t>
      </w:r>
      <w:r>
        <w:tab/>
        <w:t xml:space="preserve">    CommandLineRunner runner(ProductRepository repo) {  </w:t>
      </w:r>
      <w:r>
        <w:tab/>
        <w:t xml:space="preserve">        return args -&gt; {  </w:t>
      </w:r>
      <w:r>
        <w:tab/>
        <w:t xml:space="preserve">            repo.save(new Product("Laptop", 55000));  </w:t>
      </w:r>
      <w:r>
        <w:tab/>
        <w:t xml:space="preserve">            repo.save(new Product("Mobile", 20000));  </w:t>
      </w:r>
      <w:r>
        <w:tab/>
        <w:t xml:space="preserve">            repo.save(new Product("Tablet", 30000));  </w:t>
      </w:r>
      <w:r>
        <w:tab/>
        <w:t xml:space="preserve">            repo.save(new Product("Mouse", 35000)); </w:t>
      </w:r>
    </w:p>
    <w:p w14:paraId="74CDF2D5" w14:textId="77777777" w:rsidR="00E27E70" w:rsidRDefault="00000000">
      <w:pPr>
        <w:tabs>
          <w:tab w:val="center" w:pos="1051"/>
        </w:tabs>
        <w:spacing w:after="188"/>
        <w:ind w:left="-15" w:right="0" w:firstLine="0"/>
      </w:pPr>
      <w:r>
        <w:t xml:space="preserve"> </w:t>
      </w:r>
      <w:r>
        <w:tab/>
        <w:t xml:space="preserve">        }; </w:t>
      </w:r>
    </w:p>
    <w:p w14:paraId="1BE9CFE4" w14:textId="77777777" w:rsidR="00E27E70" w:rsidRDefault="00000000">
      <w:pPr>
        <w:tabs>
          <w:tab w:val="center" w:pos="808"/>
        </w:tabs>
        <w:spacing w:after="160"/>
        <w:ind w:left="-15" w:right="0" w:firstLine="0"/>
      </w:pPr>
      <w:r>
        <w:t xml:space="preserve"> </w:t>
      </w:r>
      <w:r>
        <w:tab/>
        <w:t xml:space="preserve"> } </w:t>
      </w:r>
    </w:p>
    <w:p w14:paraId="73D910B4" w14:textId="77777777" w:rsidR="00E27E70" w:rsidRDefault="00000000">
      <w:pPr>
        <w:spacing w:after="192"/>
        <w:ind w:left="-5" w:right="0"/>
      </w:pPr>
      <w:r>
        <w:t xml:space="preserve">} </w:t>
      </w:r>
    </w:p>
    <w:p w14:paraId="6962B00A" w14:textId="77777777" w:rsidR="00E27E70" w:rsidRDefault="00000000">
      <w:pPr>
        <w:spacing w:after="155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0A086A25" w14:textId="77777777" w:rsidR="00E27E70" w:rsidRDefault="00000000">
      <w:pPr>
        <w:spacing w:after="157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FDCC03D" w14:textId="77777777" w:rsidR="00E27E70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2C7EA35" w14:textId="77777777" w:rsidR="00E27E70" w:rsidRDefault="00000000">
      <w:pPr>
        <w:pStyle w:val="Heading1"/>
        <w:ind w:left="-5"/>
      </w:pPr>
      <w:r>
        <w:t>pom.xml</w:t>
      </w:r>
      <w:r>
        <w:rPr>
          <w:u w:val="none"/>
        </w:rPr>
        <w:t xml:space="preserve"> </w:t>
      </w:r>
    </w:p>
    <w:p w14:paraId="5A70CB71" w14:textId="77777777" w:rsidR="00E27E70" w:rsidRDefault="00000000">
      <w:pPr>
        <w:ind w:left="-5" w:right="2659"/>
      </w:pPr>
      <w:r>
        <w:rPr>
          <w:u w:val="single" w:color="000000"/>
        </w:rPr>
        <w:t>&lt;</w:t>
      </w:r>
      <w:r>
        <w:t xml:space="preserve">?xml version="1.0" encoding="UTF-8"?&gt; &lt;project xmlns="http://maven.apache.org/POM/4.0.0" xmlns:xsi="http://www.w3.org/2001/XMLSchema-instance"  </w:t>
      </w:r>
      <w:r>
        <w:tab/>
        <w:t xml:space="preserve">xsi:schemaLocation="http://maven.apache.org/POM/4.0.0 https://maven.apache.org/xsd/maven-4.0.0.xsd"&gt; </w:t>
      </w:r>
    </w:p>
    <w:p w14:paraId="3439A63D" w14:textId="77777777" w:rsidR="00E27E70" w:rsidRDefault="00000000">
      <w:pPr>
        <w:tabs>
          <w:tab w:val="center" w:pos="2597"/>
        </w:tabs>
        <w:spacing w:after="29"/>
        <w:ind w:left="-15" w:right="0" w:firstLine="0"/>
      </w:pPr>
      <w:r>
        <w:t xml:space="preserve"> </w:t>
      </w:r>
      <w:r>
        <w:tab/>
        <w:t xml:space="preserve">&lt;modelVersion&gt;4.0.0&lt;/modelVersion&gt; </w:t>
      </w:r>
    </w:p>
    <w:p w14:paraId="22AB3320" w14:textId="77777777" w:rsidR="00E27E70" w:rsidRDefault="00000000">
      <w:pPr>
        <w:tabs>
          <w:tab w:val="center" w:pos="1155"/>
        </w:tabs>
        <w:spacing w:after="29"/>
        <w:ind w:left="-15" w:right="0" w:firstLine="0"/>
      </w:pPr>
      <w:r>
        <w:t xml:space="preserve"> </w:t>
      </w:r>
      <w:r>
        <w:tab/>
        <w:t xml:space="preserve">&lt;parent&gt; </w:t>
      </w:r>
    </w:p>
    <w:p w14:paraId="1CD5189C" w14:textId="77777777" w:rsidR="00E27E70" w:rsidRDefault="00000000">
      <w:pPr>
        <w:tabs>
          <w:tab w:val="center" w:pos="720"/>
          <w:tab w:val="center" w:pos="376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361DE52D" w14:textId="77777777" w:rsidR="00E27E70" w:rsidRDefault="00000000">
      <w:pPr>
        <w:tabs>
          <w:tab w:val="center" w:pos="720"/>
          <w:tab w:val="center" w:pos="3856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&lt;artifactId&gt;spring-boot-starter-parent&lt;/artifactId&gt; </w:t>
      </w:r>
    </w:p>
    <w:p w14:paraId="33EDB448" w14:textId="77777777" w:rsidR="00E27E70" w:rsidRDefault="00000000">
      <w:pPr>
        <w:tabs>
          <w:tab w:val="center" w:pos="720"/>
          <w:tab w:val="center" w:pos="2691"/>
        </w:tabs>
        <w:spacing w:after="30"/>
        <w:ind w:left="-15" w:right="0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&lt;version&gt;3.5.4&lt;/version&gt; </w:t>
      </w:r>
    </w:p>
    <w:p w14:paraId="412A0C31" w14:textId="77777777" w:rsidR="00E27E70" w:rsidRDefault="00000000">
      <w:pPr>
        <w:tabs>
          <w:tab w:val="center" w:pos="720"/>
          <w:tab w:val="center" w:pos="4050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&lt;relativePath/&gt; &lt;!-- lookup parent from repository --&gt; </w:t>
      </w:r>
    </w:p>
    <w:p w14:paraId="05228C12" w14:textId="77777777" w:rsidR="00E27E70" w:rsidRDefault="00000000">
      <w:pPr>
        <w:tabs>
          <w:tab w:val="center" w:pos="1187"/>
        </w:tabs>
        <w:spacing w:after="32"/>
        <w:ind w:left="-15" w:right="0" w:firstLine="0"/>
      </w:pPr>
      <w:r>
        <w:t xml:space="preserve"> </w:t>
      </w:r>
      <w:r>
        <w:tab/>
        <w:t xml:space="preserve">&lt;/parent&gt; </w:t>
      </w:r>
    </w:p>
    <w:p w14:paraId="196440F8" w14:textId="77777777" w:rsidR="00E27E70" w:rsidRDefault="00000000">
      <w:pPr>
        <w:tabs>
          <w:tab w:val="center" w:pos="1990"/>
        </w:tabs>
        <w:spacing w:after="29"/>
        <w:ind w:left="-15" w:right="0" w:firstLine="0"/>
      </w:pPr>
      <w:r>
        <w:t xml:space="preserve"> </w:t>
      </w:r>
      <w:r>
        <w:tab/>
        <w:t xml:space="preserve">&lt;groupId&gt;com&lt;/groupId&gt; </w:t>
      </w:r>
    </w:p>
    <w:p w14:paraId="361D26F0" w14:textId="77777777" w:rsidR="00E27E70" w:rsidRDefault="00000000">
      <w:pPr>
        <w:tabs>
          <w:tab w:val="center" w:pos="2835"/>
        </w:tabs>
        <w:spacing w:after="29"/>
        <w:ind w:left="-15" w:right="0" w:firstLine="0"/>
      </w:pPr>
      <w:r>
        <w:t xml:space="preserve"> </w:t>
      </w:r>
      <w:r>
        <w:tab/>
        <w:t xml:space="preserve">&lt;artifactId&gt;productApplication&lt;/artifactId&gt; </w:t>
      </w:r>
    </w:p>
    <w:p w14:paraId="176B8B8C" w14:textId="77777777" w:rsidR="00E27E70" w:rsidRDefault="00000000">
      <w:pPr>
        <w:tabs>
          <w:tab w:val="center" w:pos="2631"/>
        </w:tabs>
        <w:spacing w:after="29"/>
        <w:ind w:left="-15" w:right="0" w:firstLine="0"/>
      </w:pPr>
      <w:r>
        <w:t xml:space="preserve"> </w:t>
      </w:r>
      <w:r>
        <w:tab/>
        <w:t xml:space="preserve">&lt;version&gt;0.0.1-SNAPSHOT&lt;/version&gt; </w:t>
      </w:r>
    </w:p>
    <w:p w14:paraId="13D542D8" w14:textId="77777777" w:rsidR="00E27E70" w:rsidRDefault="00000000">
      <w:pPr>
        <w:tabs>
          <w:tab w:val="center" w:pos="1917"/>
        </w:tabs>
        <w:spacing w:after="29"/>
        <w:ind w:left="-15" w:right="0" w:firstLine="0"/>
      </w:pPr>
      <w:r>
        <w:t xml:space="preserve"> </w:t>
      </w:r>
      <w:r>
        <w:tab/>
        <w:t xml:space="preserve">&lt;name&gt;Product&lt;/name&gt; </w:t>
      </w:r>
    </w:p>
    <w:p w14:paraId="777208CB" w14:textId="77777777" w:rsidR="00E27E70" w:rsidRDefault="00000000">
      <w:pPr>
        <w:tabs>
          <w:tab w:val="center" w:pos="3530"/>
        </w:tabs>
        <w:spacing w:after="29"/>
        <w:ind w:left="-15" w:right="0" w:firstLine="0"/>
      </w:pPr>
      <w:r>
        <w:t xml:space="preserve"> </w:t>
      </w:r>
      <w:r>
        <w:tab/>
        <w:t xml:space="preserve">&lt;description&gt;Demo project for Spring Boot&lt;/description&gt; </w:t>
      </w:r>
    </w:p>
    <w:p w14:paraId="6CC85A04" w14:textId="77777777" w:rsidR="00E27E70" w:rsidRDefault="00000000">
      <w:pPr>
        <w:tabs>
          <w:tab w:val="center" w:pos="1021"/>
        </w:tabs>
        <w:spacing w:after="29"/>
        <w:ind w:left="-15" w:right="0" w:firstLine="0"/>
      </w:pPr>
      <w:r>
        <w:t xml:space="preserve"> </w:t>
      </w:r>
      <w:r>
        <w:tab/>
        <w:t xml:space="preserve">&lt;url/&gt; </w:t>
      </w:r>
    </w:p>
    <w:p w14:paraId="5D323879" w14:textId="77777777" w:rsidR="00E27E70" w:rsidRDefault="00000000">
      <w:pPr>
        <w:tabs>
          <w:tab w:val="center" w:pos="1234"/>
        </w:tabs>
        <w:spacing w:after="29"/>
        <w:ind w:left="-15" w:right="0" w:firstLine="0"/>
      </w:pPr>
      <w:r>
        <w:t xml:space="preserve"> </w:t>
      </w:r>
      <w:r>
        <w:tab/>
        <w:t xml:space="preserve">&lt;licenses&gt; </w:t>
      </w:r>
    </w:p>
    <w:p w14:paraId="6AAD5EE2" w14:textId="77777777" w:rsidR="00E27E70" w:rsidRDefault="00000000">
      <w:pPr>
        <w:tabs>
          <w:tab w:val="center" w:pos="720"/>
          <w:tab w:val="center" w:pos="1940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&lt;license/&gt; </w:t>
      </w:r>
    </w:p>
    <w:p w14:paraId="181DF7A5" w14:textId="77777777" w:rsidR="00E27E70" w:rsidRDefault="00000000">
      <w:pPr>
        <w:tabs>
          <w:tab w:val="center" w:pos="1267"/>
        </w:tabs>
        <w:spacing w:after="30"/>
        <w:ind w:left="-15" w:right="0" w:firstLine="0"/>
      </w:pPr>
      <w:r>
        <w:t xml:space="preserve"> </w:t>
      </w:r>
      <w:r>
        <w:tab/>
        <w:t xml:space="preserve">&lt;/licenses&gt; </w:t>
      </w:r>
    </w:p>
    <w:p w14:paraId="50B22BDD" w14:textId="77777777" w:rsidR="00E27E70" w:rsidRDefault="00000000">
      <w:pPr>
        <w:tabs>
          <w:tab w:val="center" w:pos="1375"/>
        </w:tabs>
        <w:spacing w:after="32"/>
        <w:ind w:left="-15" w:right="0" w:firstLine="0"/>
      </w:pPr>
      <w:r>
        <w:t xml:space="preserve"> </w:t>
      </w:r>
      <w:r>
        <w:tab/>
        <w:t xml:space="preserve">&lt;developers&gt; </w:t>
      </w:r>
    </w:p>
    <w:p w14:paraId="5E499C98" w14:textId="77777777" w:rsidR="00E27E70" w:rsidRDefault="00000000">
      <w:pPr>
        <w:tabs>
          <w:tab w:val="center" w:pos="720"/>
          <w:tab w:val="center" w:pos="20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&lt;developer/&gt; </w:t>
      </w:r>
    </w:p>
    <w:p w14:paraId="49094EDB" w14:textId="77777777" w:rsidR="00E27E70" w:rsidRDefault="00000000">
      <w:pPr>
        <w:tabs>
          <w:tab w:val="center" w:pos="1408"/>
        </w:tabs>
        <w:spacing w:after="29"/>
        <w:ind w:left="-15" w:right="0" w:firstLine="0"/>
      </w:pPr>
      <w:r>
        <w:t xml:space="preserve"> </w:t>
      </w:r>
      <w:r>
        <w:tab/>
        <w:t xml:space="preserve">&lt;/developers&gt; </w:t>
      </w:r>
    </w:p>
    <w:p w14:paraId="05230705" w14:textId="77777777" w:rsidR="00E27E70" w:rsidRDefault="00000000">
      <w:pPr>
        <w:tabs>
          <w:tab w:val="center" w:pos="1048"/>
        </w:tabs>
        <w:spacing w:after="29"/>
        <w:ind w:left="-15" w:right="0" w:firstLine="0"/>
      </w:pPr>
      <w:r>
        <w:t xml:space="preserve"> </w:t>
      </w:r>
      <w:r>
        <w:tab/>
        <w:t xml:space="preserve">&lt;scm&gt; </w:t>
      </w:r>
    </w:p>
    <w:p w14:paraId="2BD10E07" w14:textId="77777777" w:rsidR="00E27E70" w:rsidRDefault="00000000">
      <w:pPr>
        <w:tabs>
          <w:tab w:val="center" w:pos="720"/>
          <w:tab w:val="center" w:pos="2135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&lt;connection/&gt; </w:t>
      </w:r>
    </w:p>
    <w:p w14:paraId="0E13F9C3" w14:textId="77777777" w:rsidR="00E27E70" w:rsidRDefault="00000000">
      <w:pPr>
        <w:tabs>
          <w:tab w:val="center" w:pos="720"/>
          <w:tab w:val="center" w:pos="263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&lt;developerConnection/&gt; </w:t>
      </w:r>
    </w:p>
    <w:p w14:paraId="2F6171CD" w14:textId="77777777" w:rsidR="00E27E70" w:rsidRDefault="00000000">
      <w:pPr>
        <w:tabs>
          <w:tab w:val="center" w:pos="720"/>
          <w:tab w:val="center" w:pos="1755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&lt;tag/&gt; </w:t>
      </w:r>
    </w:p>
    <w:p w14:paraId="485795A5" w14:textId="77777777" w:rsidR="00E27E70" w:rsidRDefault="00000000">
      <w:pPr>
        <w:tabs>
          <w:tab w:val="center" w:pos="720"/>
          <w:tab w:val="center" w:pos="174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&lt;url/&gt; </w:t>
      </w:r>
    </w:p>
    <w:p w14:paraId="6314C26A" w14:textId="77777777" w:rsidR="00E27E70" w:rsidRDefault="00000000">
      <w:pPr>
        <w:tabs>
          <w:tab w:val="center" w:pos="1081"/>
        </w:tabs>
        <w:spacing w:after="29"/>
        <w:ind w:left="-15" w:right="0" w:firstLine="0"/>
      </w:pPr>
      <w:r>
        <w:t xml:space="preserve"> </w:t>
      </w:r>
      <w:r>
        <w:tab/>
        <w:t xml:space="preserve">&lt;/scm&gt; </w:t>
      </w:r>
    </w:p>
    <w:p w14:paraId="2E7356CB" w14:textId="77777777" w:rsidR="00E27E70" w:rsidRDefault="00000000">
      <w:pPr>
        <w:tabs>
          <w:tab w:val="center" w:pos="1335"/>
        </w:tabs>
        <w:spacing w:after="29"/>
        <w:ind w:left="-15" w:right="0" w:firstLine="0"/>
      </w:pPr>
      <w:r>
        <w:t xml:space="preserve"> </w:t>
      </w:r>
      <w:r>
        <w:tab/>
        <w:t xml:space="preserve">&lt;properties&gt; </w:t>
      </w:r>
    </w:p>
    <w:p w14:paraId="19D56E02" w14:textId="77777777" w:rsidR="00E27E70" w:rsidRDefault="00000000">
      <w:pPr>
        <w:tabs>
          <w:tab w:val="center" w:pos="720"/>
          <w:tab w:val="center" w:pos="3030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&lt;java.version&gt;21&lt;/java.version&gt; </w:t>
      </w:r>
    </w:p>
    <w:p w14:paraId="2BEA0869" w14:textId="77777777" w:rsidR="00E27E70" w:rsidRDefault="00000000">
      <w:pPr>
        <w:tabs>
          <w:tab w:val="center" w:pos="1367"/>
        </w:tabs>
        <w:spacing w:after="32"/>
        <w:ind w:left="-15" w:right="0" w:firstLine="0"/>
      </w:pPr>
      <w:r>
        <w:t xml:space="preserve"> </w:t>
      </w:r>
      <w:r>
        <w:tab/>
        <w:t xml:space="preserve">&lt;/properties&gt; </w:t>
      </w:r>
    </w:p>
    <w:p w14:paraId="4C517B23" w14:textId="77777777" w:rsidR="00E27E70" w:rsidRDefault="00000000">
      <w:pPr>
        <w:tabs>
          <w:tab w:val="center" w:pos="1500"/>
        </w:tabs>
        <w:spacing w:after="29"/>
        <w:ind w:left="-15" w:right="0" w:firstLine="0"/>
      </w:pPr>
      <w:r>
        <w:t xml:space="preserve"> </w:t>
      </w:r>
      <w:r>
        <w:tab/>
        <w:t xml:space="preserve">&lt;dependencies&gt; </w:t>
      </w:r>
    </w:p>
    <w:p w14:paraId="6CEDC321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7863CBE3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2791A9E5" w14:textId="77777777" w:rsidR="00E27E70" w:rsidRDefault="00000000">
      <w:pPr>
        <w:tabs>
          <w:tab w:val="center" w:pos="720"/>
          <w:tab w:val="center" w:pos="1440"/>
          <w:tab w:val="center" w:pos="472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&lt;artifactId&gt;spring-boot-starter-data-jdbc&lt;/artifactId&gt; </w:t>
      </w:r>
    </w:p>
    <w:p w14:paraId="1A2F755C" w14:textId="77777777" w:rsidR="00E27E70" w:rsidRDefault="00000000">
      <w:pPr>
        <w:tabs>
          <w:tab w:val="center" w:pos="720"/>
          <w:tab w:val="center" w:pos="21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29B6029F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468F4A14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0219C393" w14:textId="77777777" w:rsidR="00E27E70" w:rsidRDefault="00000000">
      <w:pPr>
        <w:spacing w:after="29"/>
        <w:ind w:left="-5" w:right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&lt;artifactId&gt;spring-boot-starter-web&lt;/artifactId&gt;  </w:t>
      </w:r>
      <w:r>
        <w:tab/>
        <w:t xml:space="preserve"> </w:t>
      </w:r>
      <w:r>
        <w:tab/>
        <w:t xml:space="preserve">&lt;/dependency&gt; </w:t>
      </w:r>
    </w:p>
    <w:p w14:paraId="31709DDE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&lt;dependency&gt; </w:t>
      </w:r>
    </w:p>
    <w:p w14:paraId="486521B8" w14:textId="77777777" w:rsidR="00E27E70" w:rsidRDefault="00000000">
      <w:pPr>
        <w:tabs>
          <w:tab w:val="center" w:pos="720"/>
          <w:tab w:val="center" w:pos="1440"/>
          <w:tab w:val="center" w:pos="3753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&lt;groupId&gt;com.mysql&lt;/groupId&gt; </w:t>
      </w:r>
    </w:p>
    <w:p w14:paraId="6ACB790A" w14:textId="77777777" w:rsidR="00E27E70" w:rsidRDefault="00000000">
      <w:pPr>
        <w:tabs>
          <w:tab w:val="center" w:pos="720"/>
          <w:tab w:val="center" w:pos="1440"/>
          <w:tab w:val="center" w:pos="422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&lt;artifactId&gt;mysql-connector-j&lt;/artifactId&gt; </w:t>
      </w:r>
    </w:p>
    <w:p w14:paraId="1AEF75BD" w14:textId="77777777" w:rsidR="00E27E70" w:rsidRDefault="00000000">
      <w:pPr>
        <w:tabs>
          <w:tab w:val="center" w:pos="720"/>
          <w:tab w:val="center" w:pos="1440"/>
          <w:tab w:val="center" w:pos="3383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&lt;scope&gt;runtime&lt;/scope&gt; </w:t>
      </w:r>
    </w:p>
    <w:p w14:paraId="6F8485EF" w14:textId="77777777" w:rsidR="00E27E70" w:rsidRDefault="00000000">
      <w:pPr>
        <w:tabs>
          <w:tab w:val="center" w:pos="720"/>
          <w:tab w:val="center" w:pos="2181"/>
        </w:tabs>
        <w:spacing w:after="32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4A131D75" w14:textId="77777777" w:rsidR="00E27E70" w:rsidRDefault="00000000">
      <w:pPr>
        <w:tabs>
          <w:tab w:val="center" w:pos="720"/>
          <w:tab w:val="center" w:pos="2147"/>
        </w:tabs>
        <w:spacing w:after="29"/>
        <w:ind w:left="-15" w:right="0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&lt;dependency&gt; </w:t>
      </w:r>
    </w:p>
    <w:p w14:paraId="5A5DE041" w14:textId="77777777" w:rsidR="00E27E70" w:rsidRDefault="00000000">
      <w:pPr>
        <w:tabs>
          <w:tab w:val="center" w:pos="720"/>
          <w:tab w:val="center" w:pos="1440"/>
          <w:tab w:val="center" w:pos="4481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5E70F3C7" w14:textId="77777777" w:rsidR="00E27E70" w:rsidRDefault="00000000">
      <w:pPr>
        <w:tabs>
          <w:tab w:val="center" w:pos="720"/>
          <w:tab w:val="center" w:pos="1440"/>
          <w:tab w:val="center" w:pos="4443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&lt;artifactId&gt;spring-boot-starter-test&lt;/artifactId&gt; </w:t>
      </w:r>
    </w:p>
    <w:p w14:paraId="2E451527" w14:textId="77777777" w:rsidR="00E27E70" w:rsidRDefault="00000000">
      <w:pPr>
        <w:tabs>
          <w:tab w:val="center" w:pos="720"/>
          <w:tab w:val="center" w:pos="1440"/>
          <w:tab w:val="center" w:pos="3177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&lt;scope&gt;test&lt;/scope&gt; </w:t>
      </w:r>
    </w:p>
    <w:p w14:paraId="2B493650" w14:textId="77777777" w:rsidR="00E27E70" w:rsidRDefault="00000000">
      <w:pPr>
        <w:tabs>
          <w:tab w:val="center" w:pos="720"/>
          <w:tab w:val="center" w:pos="2181"/>
        </w:tabs>
        <w:spacing w:after="30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&lt;/dependency&gt; </w:t>
      </w:r>
    </w:p>
    <w:p w14:paraId="32B556EE" w14:textId="77777777" w:rsidR="00E27E70" w:rsidRDefault="00000000">
      <w:pPr>
        <w:tabs>
          <w:tab w:val="center" w:pos="720"/>
          <w:tab w:val="center" w:pos="2654"/>
        </w:tabs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       &lt;!-- Spring AOP --&gt; </w:t>
      </w:r>
    </w:p>
    <w:p w14:paraId="71D4C751" w14:textId="77777777" w:rsidR="00E27E70" w:rsidRDefault="00000000">
      <w:pPr>
        <w:ind w:left="-5" w:right="0"/>
      </w:pPr>
      <w:r>
        <w:t xml:space="preserve">        &lt;dependency&gt; </w:t>
      </w:r>
    </w:p>
    <w:p w14:paraId="0AEF6CFC" w14:textId="77777777" w:rsidR="00E27E70" w:rsidRDefault="00000000">
      <w:pPr>
        <w:ind w:left="-5" w:right="0"/>
      </w:pPr>
      <w:r>
        <w:t xml:space="preserve">            &lt;groupId&gt;org.springframework.boot&lt;/groupId&gt; </w:t>
      </w:r>
    </w:p>
    <w:p w14:paraId="1E34AB15" w14:textId="77777777" w:rsidR="00E27E70" w:rsidRDefault="00000000">
      <w:pPr>
        <w:ind w:left="-5" w:right="0"/>
      </w:pPr>
      <w:r>
        <w:t xml:space="preserve">            &lt;artifactId&gt;spring-boot-starter-aop&lt;/artifactId&gt; </w:t>
      </w:r>
    </w:p>
    <w:p w14:paraId="65940C8F" w14:textId="77777777" w:rsidR="00E27E70" w:rsidRDefault="00000000">
      <w:pPr>
        <w:ind w:left="-5" w:right="0"/>
      </w:pPr>
      <w:r>
        <w:t xml:space="preserve">        &lt;/dependency&gt; </w:t>
      </w:r>
    </w:p>
    <w:p w14:paraId="7BB2B22C" w14:textId="77777777" w:rsidR="00E27E70" w:rsidRDefault="00000000">
      <w:pPr>
        <w:ind w:left="-5" w:right="0"/>
      </w:pPr>
      <w:r>
        <w:t xml:space="preserve">     &lt;!-- Lombok (optional, just to reduce boilerplate) --&gt; </w:t>
      </w:r>
    </w:p>
    <w:p w14:paraId="116A353A" w14:textId="77777777" w:rsidR="00E27E70" w:rsidRDefault="00000000">
      <w:pPr>
        <w:ind w:left="-5" w:right="0"/>
      </w:pPr>
      <w:r>
        <w:t xml:space="preserve">        &lt;dependency&gt; </w:t>
      </w:r>
    </w:p>
    <w:p w14:paraId="3288B3A2" w14:textId="77777777" w:rsidR="00E27E70" w:rsidRDefault="00000000">
      <w:pPr>
        <w:ind w:left="-5" w:right="0"/>
      </w:pPr>
      <w:r>
        <w:t xml:space="preserve">            &lt;groupId&gt;org.projectlombok&lt;/groupId&gt; </w:t>
      </w:r>
    </w:p>
    <w:p w14:paraId="41602538" w14:textId="77777777" w:rsidR="00E27E70" w:rsidRDefault="00000000">
      <w:pPr>
        <w:ind w:left="-5" w:right="0"/>
      </w:pPr>
      <w:r>
        <w:t xml:space="preserve">            &lt;artifactId&gt;lombok&lt;/artifactId&gt; </w:t>
      </w:r>
    </w:p>
    <w:p w14:paraId="2080A73E" w14:textId="77777777" w:rsidR="00E27E70" w:rsidRDefault="00000000">
      <w:pPr>
        <w:ind w:left="-5" w:right="0"/>
      </w:pPr>
      <w:r>
        <w:t xml:space="preserve">            &lt;optional&gt;true&lt;/optional&gt; </w:t>
      </w:r>
    </w:p>
    <w:p w14:paraId="029CBD75" w14:textId="77777777" w:rsidR="00E27E70" w:rsidRDefault="00000000">
      <w:pPr>
        <w:ind w:left="-5" w:right="0"/>
      </w:pPr>
      <w:r>
        <w:t xml:space="preserve">        &lt;/dependency&gt; </w:t>
      </w:r>
    </w:p>
    <w:p w14:paraId="521CF35D" w14:textId="77777777" w:rsidR="00E27E70" w:rsidRDefault="00000000">
      <w:pPr>
        <w:ind w:left="-5" w:right="0"/>
      </w:pPr>
      <w:r>
        <w:t xml:space="preserve">    &lt;dependency&gt; </w:t>
      </w:r>
    </w:p>
    <w:p w14:paraId="3BB12A07" w14:textId="77777777" w:rsidR="00E27E70" w:rsidRDefault="00000000">
      <w:pPr>
        <w:ind w:left="-5" w:right="0"/>
      </w:pPr>
      <w:r>
        <w:t xml:space="preserve">        &lt;groupId&gt;org.springframework.boot&lt;/groupId&gt; </w:t>
      </w:r>
    </w:p>
    <w:p w14:paraId="16A626F6" w14:textId="77777777" w:rsidR="00E27E70" w:rsidRDefault="00000000">
      <w:pPr>
        <w:ind w:left="-5" w:right="0"/>
      </w:pPr>
      <w:r>
        <w:t xml:space="preserve">        &lt;artifactId&gt;spring-boot-starter-data-jpa&lt;/artifactId&gt; </w:t>
      </w:r>
    </w:p>
    <w:p w14:paraId="7F316BBA" w14:textId="77777777" w:rsidR="00E27E70" w:rsidRDefault="00000000">
      <w:pPr>
        <w:ind w:left="-5" w:right="0"/>
      </w:pPr>
      <w:r>
        <w:t xml:space="preserve">    &lt;/dependency&gt; </w:t>
      </w:r>
    </w:p>
    <w:p w14:paraId="25FEBFE6" w14:textId="77777777" w:rsidR="00E27E70" w:rsidRDefault="00000000">
      <w:pPr>
        <w:ind w:left="-5" w:right="0"/>
      </w:pPr>
      <w:r>
        <w:t xml:space="preserve">             &lt;!-- H2 Database (in-memory, no need for MySQL setup) --&gt; </w:t>
      </w:r>
    </w:p>
    <w:p w14:paraId="3914A1D0" w14:textId="77777777" w:rsidR="00E27E70" w:rsidRDefault="00000000">
      <w:pPr>
        <w:ind w:left="-5" w:right="0"/>
      </w:pPr>
      <w:r>
        <w:t xml:space="preserve">        &lt;dependency&gt; </w:t>
      </w:r>
    </w:p>
    <w:p w14:paraId="6790786F" w14:textId="77777777" w:rsidR="00E27E70" w:rsidRDefault="00000000">
      <w:pPr>
        <w:ind w:left="-5" w:right="0"/>
      </w:pPr>
      <w:r>
        <w:t xml:space="preserve">            &lt;groupId&gt;com.h2database&lt;/groupId&gt; </w:t>
      </w:r>
    </w:p>
    <w:p w14:paraId="2C692C4B" w14:textId="77777777" w:rsidR="00E27E70" w:rsidRDefault="00000000">
      <w:pPr>
        <w:ind w:left="-5" w:right="0"/>
      </w:pPr>
      <w:r>
        <w:t xml:space="preserve">            &lt;artifactId&gt;h2&lt;/artifactId&gt; </w:t>
      </w:r>
    </w:p>
    <w:p w14:paraId="59D4F749" w14:textId="77777777" w:rsidR="00E27E70" w:rsidRDefault="00000000">
      <w:pPr>
        <w:ind w:left="-5" w:right="0"/>
      </w:pPr>
      <w:r>
        <w:t xml:space="preserve">            &lt;scope&gt;runtime&lt;/scope&gt; </w:t>
      </w:r>
    </w:p>
    <w:p w14:paraId="5A1F94A5" w14:textId="77777777" w:rsidR="00E27E70" w:rsidRDefault="00000000">
      <w:pPr>
        <w:ind w:left="-5" w:right="0"/>
      </w:pPr>
      <w:r>
        <w:t xml:space="preserve">        &lt;/dependency&gt; </w:t>
      </w:r>
    </w:p>
    <w:p w14:paraId="089651B7" w14:textId="77777777" w:rsidR="00E27E70" w:rsidRDefault="00000000">
      <w:pPr>
        <w:tabs>
          <w:tab w:val="center" w:pos="1534"/>
        </w:tabs>
        <w:spacing w:after="29"/>
        <w:ind w:left="-15" w:right="0" w:firstLine="0"/>
      </w:pPr>
      <w:r>
        <w:t xml:space="preserve"> </w:t>
      </w:r>
      <w:r>
        <w:tab/>
        <w:t xml:space="preserve">&lt;/dependencies&gt; </w:t>
      </w:r>
    </w:p>
    <w:p w14:paraId="09C98FCF" w14:textId="77777777" w:rsidR="00E27E70" w:rsidRDefault="00000000">
      <w:pPr>
        <w:tabs>
          <w:tab w:val="center" w:pos="1102"/>
        </w:tabs>
        <w:spacing w:after="30"/>
        <w:ind w:left="-15" w:right="0" w:firstLine="0"/>
      </w:pPr>
      <w:r>
        <w:t xml:space="preserve"> </w:t>
      </w:r>
      <w:r>
        <w:tab/>
        <w:t xml:space="preserve">&lt;build&gt; </w:t>
      </w:r>
    </w:p>
    <w:p w14:paraId="149E9FC4" w14:textId="77777777" w:rsidR="00E27E70" w:rsidRDefault="00000000">
      <w:pPr>
        <w:tabs>
          <w:tab w:val="center" w:pos="720"/>
          <w:tab w:val="center" w:pos="1929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&lt;plugins&gt; </w:t>
      </w:r>
    </w:p>
    <w:p w14:paraId="2463D216" w14:textId="77777777" w:rsidR="00E27E70" w:rsidRDefault="00000000">
      <w:pPr>
        <w:tabs>
          <w:tab w:val="center" w:pos="720"/>
          <w:tab w:val="center" w:pos="1440"/>
          <w:tab w:val="center" w:pos="2602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&lt;plugin&gt; </w:t>
      </w:r>
    </w:p>
    <w:p w14:paraId="247F4C18" w14:textId="77777777" w:rsidR="00E27E70" w:rsidRDefault="00000000">
      <w:pPr>
        <w:tabs>
          <w:tab w:val="center" w:pos="720"/>
          <w:tab w:val="center" w:pos="1440"/>
          <w:tab w:val="center" w:pos="2161"/>
          <w:tab w:val="center" w:pos="5201"/>
        </w:tabs>
        <w:spacing w:after="32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&lt;groupId&gt;org.springframework.boot&lt;/groupId&gt; </w:t>
      </w:r>
    </w:p>
    <w:p w14:paraId="4296EDBD" w14:textId="77777777" w:rsidR="00E27E70" w:rsidRDefault="00000000">
      <w:pPr>
        <w:tabs>
          <w:tab w:val="center" w:pos="720"/>
          <w:tab w:val="center" w:pos="1440"/>
          <w:tab w:val="center" w:pos="2161"/>
          <w:tab w:val="center" w:pos="5324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&lt;artifactId&gt;spring-boot-maven-plugin&lt;/artifactId&gt; </w:t>
      </w:r>
    </w:p>
    <w:p w14:paraId="332B4E44" w14:textId="77777777" w:rsidR="00E27E70" w:rsidRDefault="00000000">
      <w:pPr>
        <w:tabs>
          <w:tab w:val="center" w:pos="720"/>
          <w:tab w:val="center" w:pos="1440"/>
          <w:tab w:val="center" w:pos="2636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&lt;/plugin&gt; </w:t>
      </w:r>
    </w:p>
    <w:p w14:paraId="1F66620B" w14:textId="77777777" w:rsidR="00E27E70" w:rsidRDefault="00000000">
      <w:pPr>
        <w:tabs>
          <w:tab w:val="center" w:pos="720"/>
          <w:tab w:val="center" w:pos="1962"/>
        </w:tabs>
        <w:spacing w:after="29"/>
        <w:ind w:left="-15" w:right="0" w:firstLine="0"/>
      </w:pPr>
      <w:r>
        <w:t xml:space="preserve"> </w:t>
      </w:r>
      <w:r>
        <w:tab/>
        <w:t xml:space="preserve"> </w:t>
      </w:r>
      <w:r>
        <w:tab/>
        <w:t xml:space="preserve">&lt;/plugins&gt; </w:t>
      </w:r>
    </w:p>
    <w:p w14:paraId="35CC0395" w14:textId="77777777" w:rsidR="00E27E70" w:rsidRDefault="00000000">
      <w:pPr>
        <w:tabs>
          <w:tab w:val="center" w:pos="1135"/>
        </w:tabs>
        <w:ind w:left="-15" w:right="0" w:firstLine="0"/>
      </w:pPr>
      <w:r>
        <w:t xml:space="preserve"> </w:t>
      </w:r>
      <w:r>
        <w:tab/>
        <w:t xml:space="preserve">&lt;/build&gt; </w:t>
      </w:r>
    </w:p>
    <w:p w14:paraId="6EB23ED2" w14:textId="77777777" w:rsidR="00E27E70" w:rsidRDefault="00000000">
      <w:pPr>
        <w:ind w:left="-5" w:right="0"/>
      </w:pPr>
      <w:r>
        <w:t xml:space="preserve">&lt;/project&gt; </w:t>
      </w:r>
    </w:p>
    <w:p w14:paraId="4720FA5F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408E9658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2E2D72F2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1E5F3FE1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0E6F33FF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04C1088A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23551DFF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47ECB321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5D37847E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57BF45F1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5A3FCCE0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078A2609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4B1B45D5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33478728" w14:textId="77777777" w:rsidR="00BD4CD8" w:rsidRDefault="00BD4CD8">
      <w:pPr>
        <w:spacing w:after="0" w:line="259" w:lineRule="auto"/>
        <w:ind w:left="-5" w:right="2248"/>
        <w:rPr>
          <w:b/>
          <w:sz w:val="28"/>
        </w:rPr>
      </w:pPr>
    </w:p>
    <w:p w14:paraId="5731E08F" w14:textId="7052CB20" w:rsidR="00E27E70" w:rsidRDefault="00000000">
      <w:pPr>
        <w:spacing w:after="0" w:line="259" w:lineRule="auto"/>
        <w:ind w:left="-5" w:right="2248"/>
      </w:pPr>
      <w:r>
        <w:rPr>
          <w:b/>
          <w:sz w:val="28"/>
        </w:rPr>
        <w:t xml:space="preserve">Output: </w:t>
      </w:r>
    </w:p>
    <w:p w14:paraId="2F80A3D2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751968E8" w14:textId="2C9EA099" w:rsidR="00E27E70" w:rsidRDefault="00BD4CD8" w:rsidP="00BD4CD8">
      <w:pPr>
        <w:spacing w:after="0" w:line="259" w:lineRule="auto"/>
        <w:ind w:left="0" w:right="279" w:firstLine="0"/>
      </w:pPr>
      <w:r w:rsidRPr="00BD4CD8">
        <w:rPr>
          <w:noProof/>
        </w:rPr>
        <w:drawing>
          <wp:inline distT="0" distB="0" distL="0" distR="0" wp14:anchorId="1DB0562C" wp14:editId="03791DF3">
            <wp:extent cx="5702935" cy="1912620"/>
            <wp:effectExtent l="0" t="0" r="0" b="0"/>
            <wp:docPr id="20179958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58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ADA8045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77B7CC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18319544" w14:textId="77777777" w:rsidR="00BD4CD8" w:rsidRDefault="00BD4CD8">
      <w:pPr>
        <w:spacing w:after="0" w:line="259" w:lineRule="auto"/>
        <w:ind w:left="0" w:right="2140" w:firstLine="0"/>
        <w:jc w:val="center"/>
        <w:rPr>
          <w:noProof/>
        </w:rPr>
      </w:pPr>
    </w:p>
    <w:p w14:paraId="31F72AE3" w14:textId="77777777" w:rsidR="00BD4CD8" w:rsidRDefault="00BD4CD8">
      <w:pPr>
        <w:spacing w:after="0" w:line="259" w:lineRule="auto"/>
        <w:ind w:left="0" w:right="2140" w:firstLine="0"/>
        <w:jc w:val="center"/>
        <w:rPr>
          <w:noProof/>
        </w:rPr>
      </w:pPr>
    </w:p>
    <w:p w14:paraId="28D5DAA8" w14:textId="77777777" w:rsidR="00BD4CD8" w:rsidRDefault="00BD4CD8">
      <w:pPr>
        <w:spacing w:after="0" w:line="259" w:lineRule="auto"/>
        <w:ind w:left="0" w:right="2140" w:firstLine="0"/>
        <w:jc w:val="center"/>
        <w:rPr>
          <w:noProof/>
        </w:rPr>
      </w:pPr>
    </w:p>
    <w:p w14:paraId="1AD2FA22" w14:textId="4532EB0E" w:rsidR="00E27E70" w:rsidRDefault="00BD4CD8">
      <w:pPr>
        <w:spacing w:after="0" w:line="259" w:lineRule="auto"/>
        <w:ind w:left="0" w:right="2140" w:firstLine="0"/>
        <w:jc w:val="center"/>
      </w:pPr>
      <w:r w:rsidRPr="00BD4CD8">
        <w:rPr>
          <w:noProof/>
        </w:rPr>
        <w:drawing>
          <wp:inline distT="0" distB="0" distL="0" distR="0" wp14:anchorId="2281BE0F" wp14:editId="5E36DB5E">
            <wp:extent cx="5702935" cy="1539240"/>
            <wp:effectExtent l="0" t="0" r="0" b="3810"/>
            <wp:docPr id="85578450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4501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935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AD2A8D8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6EA42CAD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2B52CA42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33AF6273" wp14:editId="6A60B263">
            <wp:extent cx="5486400" cy="708660"/>
            <wp:effectExtent l="0" t="0" r="0" b="0"/>
            <wp:docPr id="2836" name="Picture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Picture 28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25FE8D" w14:textId="77777777" w:rsidR="00E27E7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6A32005" w14:textId="77777777" w:rsidR="00E27E70" w:rsidRDefault="00000000">
      <w:pPr>
        <w:spacing w:after="0" w:line="259" w:lineRule="auto"/>
        <w:ind w:left="0" w:right="0" w:firstLine="0"/>
      </w:pPr>
      <w:r>
        <w:t xml:space="preserve"> </w:t>
      </w:r>
    </w:p>
    <w:p w14:paraId="5B102D84" w14:textId="77777777" w:rsidR="00E27E70" w:rsidRDefault="00000000">
      <w:pPr>
        <w:spacing w:after="0" w:line="259" w:lineRule="auto"/>
        <w:ind w:left="0" w:right="279" w:firstLine="0"/>
        <w:jc w:val="right"/>
      </w:pPr>
      <w:r>
        <w:rPr>
          <w:noProof/>
        </w:rPr>
        <w:drawing>
          <wp:inline distT="0" distB="0" distL="0" distR="0" wp14:anchorId="1AA86D4A" wp14:editId="23FDF3CD">
            <wp:extent cx="5486400" cy="1775460"/>
            <wp:effectExtent l="0" t="0" r="0" b="0"/>
            <wp:docPr id="2838" name="Picture 2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" name="Picture 28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27E70">
      <w:pgSz w:w="12240" w:h="15840"/>
      <w:pgMar w:top="1497" w:right="1459" w:bottom="150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0E1"/>
    <w:multiLevelType w:val="hybridMultilevel"/>
    <w:tmpl w:val="4672DBF6"/>
    <w:lvl w:ilvl="0" w:tplc="FCD87076">
      <w:start w:val="1"/>
      <w:numFmt w:val="bullet"/>
      <w:lvlText w:val="➢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6933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43E9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8940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C4BE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6F72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DCF79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AA3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32E8F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53059C"/>
    <w:multiLevelType w:val="hybridMultilevel"/>
    <w:tmpl w:val="DD4C490E"/>
    <w:lvl w:ilvl="0" w:tplc="1A7A1644">
      <w:start w:val="1"/>
      <w:numFmt w:val="bullet"/>
      <w:lvlText w:val="➢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01B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2652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4E1B0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385D3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CA60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44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A4E9B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BC9E5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1953458">
    <w:abstractNumId w:val="0"/>
  </w:num>
  <w:num w:numId="2" w16cid:durableId="68394398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24M11MC094">
    <w15:presenceInfo w15:providerId="AD" w15:userId="S::24M11MC094@adityauniversity.in::5431e5c5-61d0-426a-b65f-075bacd9ab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E70"/>
    <w:rsid w:val="002D6D2D"/>
    <w:rsid w:val="0044135A"/>
    <w:rsid w:val="00685B0B"/>
    <w:rsid w:val="00784447"/>
    <w:rsid w:val="007B64A7"/>
    <w:rsid w:val="00A55AB6"/>
    <w:rsid w:val="00AB6067"/>
    <w:rsid w:val="00BD4CD8"/>
    <w:rsid w:val="00E27E70"/>
    <w:rsid w:val="00E3564F"/>
    <w:rsid w:val="00F1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5465"/>
  <w15:docId w15:val="{5E0149F6-8C41-4A12-9663-90092742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right="34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Revision">
    <w:name w:val="Revision"/>
    <w:hidden/>
    <w:uiPriority w:val="99"/>
    <w:semiHidden/>
    <w:rsid w:val="007B64A7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23</Pages>
  <Words>1541</Words>
  <Characters>17431</Characters>
  <Application>Microsoft Office Word</Application>
  <DocSecurity>0</DocSecurity>
  <Lines>830</Lines>
  <Paragraphs>474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Saipradeep Varry</dc:creator>
  <cp:keywords/>
  <cp:lastModifiedBy>24M11MC094</cp:lastModifiedBy>
  <cp:revision>5</cp:revision>
  <dcterms:created xsi:type="dcterms:W3CDTF">2025-09-26T05:49:00Z</dcterms:created>
  <dcterms:modified xsi:type="dcterms:W3CDTF">2025-09-26T06:19:00Z</dcterms:modified>
</cp:coreProperties>
</file>